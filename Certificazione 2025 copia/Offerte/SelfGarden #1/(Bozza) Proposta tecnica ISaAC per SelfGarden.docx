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8A855" w14:textId="41C34A2A" w:rsidR="00AF0C02" w:rsidRDefault="00AF0C02" w:rsidP="00432C0E">
      <w:pPr>
        <w:jc w:val="left"/>
        <w:rPr>
          <w:noProof/>
        </w:rPr>
      </w:pPr>
    </w:p>
    <w:p w14:paraId="7C00F33D" w14:textId="2C96512F" w:rsidR="00095174" w:rsidRDefault="00095174" w:rsidP="00095174">
      <w:pPr>
        <w:jc w:val="center"/>
        <w:rPr>
          <w:noProof/>
        </w:rPr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drawing>
          <wp:inline distT="0" distB="0" distL="0" distR="0" wp14:anchorId="37670D87" wp14:editId="78CE905C">
            <wp:extent cx="5295900" cy="6234049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23"/>
                    <a:stretch/>
                  </pic:blipFill>
                  <pic:spPr bwMode="auto">
                    <a:xfrm>
                      <a:off x="0" y="0"/>
                      <a:ext cx="5304894" cy="624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</w:p>
    <w:p w14:paraId="677ECE6F" w14:textId="4D55E448" w:rsidR="00A97045" w:rsidRDefault="00A97045" w:rsidP="00A97045">
      <w:pPr>
        <w:jc w:val="center"/>
      </w:pPr>
    </w:p>
    <w:p w14:paraId="3562D507" w14:textId="77777777" w:rsidR="00BD19C2" w:rsidRDefault="00BD19C2" w:rsidP="00AF0C02">
      <w:pPr>
        <w:jc w:val="center"/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</w:pPr>
    </w:p>
    <w:p w14:paraId="0628EF8D" w14:textId="022A65E6" w:rsidR="00AF0C02" w:rsidRPr="009C2663" w:rsidRDefault="00AF0C02" w:rsidP="00AF0C02">
      <w:pPr>
        <w:jc w:val="center"/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</w:pPr>
      <w:r w:rsidRPr="009C2663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 xml:space="preserve">– PROGETTO </w:t>
      </w:r>
      <w:r w:rsidR="00A97045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>ISAAC</w:t>
      </w:r>
      <w:r w:rsidRPr="009C2663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 xml:space="preserve"> –</w:t>
      </w:r>
    </w:p>
    <w:p w14:paraId="6EC89D0A" w14:textId="7335DAF3" w:rsidR="00A97045" w:rsidRDefault="00AF0C02" w:rsidP="00FB7EA4">
      <w:pPr>
        <w:ind w:left="142" w:right="139"/>
        <w:jc w:val="center"/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</w:pPr>
      <w:r w:rsidRPr="009C2663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 xml:space="preserve">Soluzione </w:t>
      </w:r>
      <w:r w:rsidR="00A97045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 xml:space="preserve">di Intelligenza Artificiale per </w:t>
      </w:r>
      <w:r w:rsidR="00E70A0D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 xml:space="preserve">la </w:t>
      </w:r>
      <w:r w:rsidR="00A97045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>sicurezza</w:t>
      </w:r>
    </w:p>
    <w:p w14:paraId="6B7AAFF0" w14:textId="425836CC" w:rsidR="00AF0C02" w:rsidRDefault="00A97045" w:rsidP="00FB7EA4">
      <w:pPr>
        <w:ind w:left="142" w:right="139"/>
        <w:jc w:val="center"/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</w:pPr>
      <w:r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>sul lavoro</w:t>
      </w:r>
      <w:r w:rsidR="00AF0C02" w:rsidRPr="009C2663"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 xml:space="preserve"> per </w:t>
      </w:r>
      <w:r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  <w:t>Self Garden</w:t>
      </w:r>
    </w:p>
    <w:p w14:paraId="718A4B8B" w14:textId="77777777" w:rsidR="00BD19C2" w:rsidRPr="009C2663" w:rsidRDefault="00BD19C2" w:rsidP="00AF0C02">
      <w:pPr>
        <w:ind w:right="139"/>
        <w:jc w:val="center"/>
        <w:rPr>
          <w:rFonts w:ascii="Arial Rounded MT Bold" w:eastAsia="Times New Roman" w:hAnsi="Arial Rounded MT Bold" w:cs="Times New Roman"/>
          <w:color w:val="002060"/>
          <w:sz w:val="32"/>
          <w:szCs w:val="32"/>
          <w:lang w:eastAsia="it-IT"/>
        </w:rPr>
      </w:pPr>
    </w:p>
    <w:p w14:paraId="5CBC8179" w14:textId="77777777" w:rsidR="00AF0C02" w:rsidRPr="009C2663" w:rsidRDefault="00AF0C02" w:rsidP="00AF0C02">
      <w:pPr>
        <w:jc w:val="center"/>
        <w:rPr>
          <w:rFonts w:ascii="Arial Rounded MT Bold" w:eastAsia="Times New Roman" w:hAnsi="Arial Rounded MT Bold" w:cs="Times New Roman"/>
          <w:i/>
          <w:iCs/>
          <w:color w:val="002060"/>
          <w:sz w:val="32"/>
          <w:szCs w:val="32"/>
          <w:lang w:eastAsia="it-IT"/>
        </w:rPr>
      </w:pPr>
      <w:r w:rsidRPr="009C2663">
        <w:rPr>
          <w:rFonts w:ascii="Arial Rounded MT Bold" w:eastAsia="Times New Roman" w:hAnsi="Arial Rounded MT Bold" w:cs="Times New Roman"/>
          <w:i/>
          <w:iCs/>
          <w:color w:val="002060"/>
          <w:sz w:val="32"/>
          <w:szCs w:val="32"/>
          <w:lang w:eastAsia="it-IT"/>
        </w:rPr>
        <w:t>Proposta Tecnica</w:t>
      </w:r>
    </w:p>
    <w:p w14:paraId="511303CE" w14:textId="77777777" w:rsidR="00027325" w:rsidRDefault="00027325" w:rsidP="009C2CA3">
      <w:pPr>
        <w:rPr>
          <w:shd w:val="clear" w:color="auto" w:fill="FDFDFD"/>
        </w:rPr>
        <w:sectPr w:rsidR="00027325" w:rsidSect="009938D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8" w:right="851" w:bottom="1134" w:left="851" w:header="709" w:footer="709" w:gutter="0"/>
          <w:cols w:space="708"/>
          <w:titlePg/>
          <w:docGrid w:linePitch="360"/>
        </w:sectPr>
      </w:pPr>
    </w:p>
    <w:p w14:paraId="6185D4FE" w14:textId="77777777" w:rsidR="00027325" w:rsidRDefault="00027325" w:rsidP="009C2CA3">
      <w:pPr>
        <w:rPr>
          <w:shd w:val="clear" w:color="auto" w:fill="FDFDFD"/>
        </w:rPr>
        <w:sectPr w:rsidR="00027325" w:rsidSect="009938DA"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519CCB96" w14:textId="77777777" w:rsidR="00B66ACC" w:rsidRDefault="00D44B7A" w:rsidP="0099710F">
      <w:pPr>
        <w:jc w:val="center"/>
        <w:rPr>
          <w:noProof/>
        </w:rPr>
      </w:pPr>
      <w:r w:rsidRPr="00D44B7A">
        <w:rPr>
          <w:b/>
          <w:bCs/>
          <w:sz w:val="28"/>
          <w:szCs w:val="24"/>
          <w:shd w:val="clear" w:color="auto" w:fill="FDFDFD"/>
        </w:rPr>
        <w:t>Sommario</w:t>
      </w:r>
      <w:r w:rsidR="0099710F">
        <w:rPr>
          <w:b/>
          <w:bCs/>
          <w:sz w:val="20"/>
          <w:szCs w:val="24"/>
        </w:rPr>
        <w:fldChar w:fldCharType="begin"/>
      </w:r>
      <w:r w:rsidR="0099710F">
        <w:rPr>
          <w:b/>
          <w:bCs/>
          <w:sz w:val="20"/>
          <w:szCs w:val="24"/>
        </w:rPr>
        <w:instrText xml:space="preserve"> TOC \o "1-4" \h \z \u </w:instrText>
      </w:r>
      <w:r w:rsidR="0099710F">
        <w:rPr>
          <w:b/>
          <w:bCs/>
          <w:sz w:val="20"/>
          <w:szCs w:val="24"/>
        </w:rPr>
        <w:fldChar w:fldCharType="separate"/>
      </w:r>
    </w:p>
    <w:p w14:paraId="073B0A58" w14:textId="3F1D8764" w:rsidR="00B66ACC" w:rsidRDefault="00B66ACC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shd w:val="clear" w:color="auto" w:fill="auto"/>
          <w:lang w:eastAsia="it-IT"/>
          <w14:ligatures w14:val="standardContextual"/>
        </w:rPr>
      </w:pPr>
      <w:hyperlink w:anchor="_Toc202361781" w:history="1">
        <w:r w:rsidRPr="0015419A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Cs w:val="0"/>
            <w:noProof/>
            <w:kern w:val="2"/>
            <w:sz w:val="24"/>
            <w:szCs w:val="24"/>
            <w:shd w:val="clear" w:color="auto" w:fill="auto"/>
            <w:lang w:eastAsia="it-IT"/>
            <w14:ligatures w14:val="standardContextual"/>
          </w:rPr>
          <w:tab/>
        </w:r>
        <w:r w:rsidRPr="0015419A">
          <w:rPr>
            <w:rStyle w:val="Hyperlink"/>
            <w:noProof/>
          </w:rPr>
          <w:t>Premessa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_Toc202361781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088511" w14:textId="266147BD" w:rsidR="00B66ACC" w:rsidRDefault="00B66ACC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shd w:val="clear" w:color="auto" w:fill="auto"/>
          <w:lang w:eastAsia="it-IT"/>
          <w14:ligatures w14:val="standardContextual"/>
        </w:rPr>
      </w:pPr>
      <w:hyperlink w:anchor="_Toc202361782" w:history="1">
        <w:r w:rsidRPr="0015419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Cs w:val="0"/>
            <w:noProof/>
            <w:kern w:val="2"/>
            <w:sz w:val="24"/>
            <w:szCs w:val="24"/>
            <w:shd w:val="clear" w:color="auto" w:fill="auto"/>
            <w:lang w:eastAsia="it-IT"/>
            <w14:ligatures w14:val="standardContextual"/>
          </w:rPr>
          <w:tab/>
        </w:r>
        <w:r w:rsidRPr="0015419A">
          <w:rPr>
            <w:rStyle w:val="Hyperlink"/>
            <w:noProof/>
          </w:rPr>
          <w:t>Descrizione del progetto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_Toc202361782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E5D8BD" w14:textId="00FE8B79" w:rsidR="00B66ACC" w:rsidRDefault="00B66ACC">
      <w:pPr>
        <w:pStyle w:val="TOC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02361783" w:history="1">
        <w:r w:rsidRPr="0015419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iCs w:val="0"/>
            <w:noProof/>
            <w:kern w:val="2"/>
            <w:sz w:val="24"/>
            <w:szCs w:val="24"/>
            <w:lang w:eastAsia="it-IT"/>
            <w14:ligatures w14:val="standardContextual"/>
          </w:rPr>
          <w:tab/>
        </w:r>
        <w:r w:rsidRPr="0015419A">
          <w:rPr>
            <w:rStyle w:val="Hyperlink"/>
            <w:noProof/>
          </w:rPr>
          <w:t>Obiettivi del pilota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_Toc202361783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B86C02" w14:textId="6FAB978D" w:rsidR="00B66ACC" w:rsidRDefault="00B66ACC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shd w:val="clear" w:color="auto" w:fill="auto"/>
          <w:lang w:eastAsia="it-IT"/>
          <w14:ligatures w14:val="standardContextual"/>
        </w:rPr>
      </w:pPr>
      <w:hyperlink w:anchor="_Toc202361784" w:history="1">
        <w:r w:rsidRPr="0015419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Cs w:val="0"/>
            <w:noProof/>
            <w:kern w:val="2"/>
            <w:sz w:val="24"/>
            <w:szCs w:val="24"/>
            <w:shd w:val="clear" w:color="auto" w:fill="auto"/>
            <w:lang w:eastAsia="it-IT"/>
            <w14:ligatures w14:val="standardContextual"/>
          </w:rPr>
          <w:tab/>
        </w:r>
        <w:r w:rsidRPr="0015419A">
          <w:rPr>
            <w:rStyle w:val="Hyperlink"/>
            <w:noProof/>
          </w:rPr>
          <w:t>Architettura descrittiva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_Toc202361784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1435AF" w14:textId="09BAF4A9" w:rsidR="00B66ACC" w:rsidRDefault="00B66ACC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shd w:val="clear" w:color="auto" w:fill="auto"/>
          <w:lang w:eastAsia="it-IT"/>
          <w14:ligatures w14:val="standardContextual"/>
        </w:rPr>
      </w:pPr>
      <w:hyperlink w:anchor="_Toc202361785" w:history="1">
        <w:r w:rsidRPr="0015419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Cs w:val="0"/>
            <w:noProof/>
            <w:kern w:val="2"/>
            <w:sz w:val="24"/>
            <w:szCs w:val="24"/>
            <w:shd w:val="clear" w:color="auto" w:fill="auto"/>
            <w:lang w:eastAsia="it-IT"/>
            <w14:ligatures w14:val="standardContextual"/>
          </w:rPr>
          <w:tab/>
        </w:r>
        <w:r w:rsidRPr="0015419A">
          <w:rPr>
            <w:rStyle w:val="Hyperlink"/>
            <w:noProof/>
          </w:rPr>
          <w:t>Percorso progettuale e tempistiche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_Toc202361785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5C53D1" w14:textId="5293A166" w:rsidR="00B66ACC" w:rsidRDefault="00B66ACC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shd w:val="clear" w:color="auto" w:fill="auto"/>
          <w:lang w:eastAsia="it-IT"/>
          <w14:ligatures w14:val="standardContextual"/>
        </w:rPr>
      </w:pPr>
      <w:hyperlink w:anchor="_Toc202361786" w:history="1">
        <w:r w:rsidRPr="0015419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bCs w:val="0"/>
            <w:noProof/>
            <w:kern w:val="2"/>
            <w:sz w:val="24"/>
            <w:szCs w:val="24"/>
            <w:shd w:val="clear" w:color="auto" w:fill="auto"/>
            <w:lang w:eastAsia="it-IT"/>
            <w14:ligatures w14:val="standardContextual"/>
          </w:rPr>
          <w:tab/>
        </w:r>
        <w:r w:rsidRPr="0015419A">
          <w:rPr>
            <w:rStyle w:val="Hyperlink"/>
            <w:noProof/>
          </w:rPr>
          <w:t>Fornitura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_Toc202361786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8985BD" w14:textId="77777777" w:rsidR="009319B8" w:rsidRDefault="0099710F" w:rsidP="0099710F">
      <w:pPr>
        <w:jc w:val="center"/>
        <w:rPr>
          <w:szCs w:val="24"/>
        </w:rPr>
      </w:pPr>
      <w:r>
        <w:rPr>
          <w:b/>
          <w:bCs/>
          <w:sz w:val="20"/>
          <w:szCs w:val="24"/>
        </w:rPr>
        <w:fldChar w:fldCharType="end"/>
      </w:r>
    </w:p>
    <w:p w14:paraId="45DC8C69" w14:textId="77777777" w:rsidR="00CD79ED" w:rsidRDefault="00CD79ED">
      <w:pPr>
        <w:spacing w:after="160"/>
        <w:jc w:val="left"/>
        <w:rPr>
          <w:szCs w:val="24"/>
        </w:rPr>
        <w:sectPr w:rsidR="00CD79ED" w:rsidSect="009938DA">
          <w:footerReference w:type="default" r:id="rId22"/>
          <w:type w:val="continuous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55973B20" w14:textId="1FD1D057" w:rsidR="00EA7A0C" w:rsidRDefault="00EA7A0C" w:rsidP="00562116">
      <w:pPr>
        <w:pStyle w:val="Stile1"/>
      </w:pPr>
      <w:bookmarkStart w:id="7" w:name="_Toc202361781"/>
      <w:r>
        <w:lastRenderedPageBreak/>
        <w:t>Premessa</w:t>
      </w:r>
      <w:bookmarkEnd w:id="7"/>
    </w:p>
    <w:p w14:paraId="6B3853E4" w14:textId="297884E1" w:rsidR="00DC5263" w:rsidRDefault="00DC5263" w:rsidP="00DC5263">
      <w:r>
        <w:t>SelfGarden ha espresso la necessità di innalzare gli standard di tutela dei lavoratori che operano in reparti classificati a “pericolo chimico”, ossia zone in cui l’interazione quotidiana con sostanze potenzialmente nocive impone il rigoroso impiego di Dispositivi di Protezione Individuale (DPI). In tali aree, l’accesso è consentito unicamente a personale dotato</w:t>
      </w:r>
      <w:r w:rsidR="00762F30">
        <w:t xml:space="preserve">, </w:t>
      </w:r>
      <w:r>
        <w:t>e correttamente vestito</w:t>
      </w:r>
      <w:r w:rsidR="00762F30">
        <w:t>,</w:t>
      </w:r>
      <w:r>
        <w:t xml:space="preserve"> di</w:t>
      </w:r>
      <w:r w:rsidR="00762F30">
        <w:t xml:space="preserve"> appositi DPI</w:t>
      </w:r>
      <w:r>
        <w:t xml:space="preserve">; tuttavia, il rispetto di questa prescrizione non è sempre garantito. Di conseguenza l’azienda, </w:t>
      </w:r>
      <w:r w:rsidR="000F1A73">
        <w:t xml:space="preserve">come azione di mitigazione </w:t>
      </w:r>
      <w:r w:rsidR="00BA18C2">
        <w:t xml:space="preserve">del </w:t>
      </w:r>
      <w:r>
        <w:t>rischio infortuni</w:t>
      </w:r>
      <w:r w:rsidR="009B4875">
        <w:t>,</w:t>
      </w:r>
      <w:r>
        <w:t xml:space="preserve"> ha richiesto una soluzione </w:t>
      </w:r>
      <w:r w:rsidR="009B4875">
        <w:t>innovativa “</w:t>
      </w:r>
      <w:r>
        <w:t>chiavi in mano</w:t>
      </w:r>
      <w:r w:rsidR="009B4875">
        <w:t>”</w:t>
      </w:r>
      <w:r>
        <w:t xml:space="preserve"> che digitalizzi la procedura di controllo accessi</w:t>
      </w:r>
      <w:r w:rsidR="00BA18C2">
        <w:t xml:space="preserve"> monitorando il corretto utilizzo dei DPI richiesti</w:t>
      </w:r>
      <w:r>
        <w:t xml:space="preserve">, riduca i tempi morti dovuti a </w:t>
      </w:r>
      <w:r w:rsidR="00812C2E">
        <w:t>supervisione</w:t>
      </w:r>
      <w:r w:rsidR="00590154">
        <w:t xml:space="preserve"> o</w:t>
      </w:r>
      <w:r w:rsidR="00D25B93">
        <w:t xml:space="preserve"> </w:t>
      </w:r>
      <w:r>
        <w:t>verifiche manuali e tuteli la continuità produttiva</w:t>
      </w:r>
      <w:r w:rsidR="003C4749">
        <w:t>.</w:t>
      </w:r>
    </w:p>
    <w:p w14:paraId="6AF740DF" w14:textId="77777777" w:rsidR="00DC5263" w:rsidRDefault="00DC5263" w:rsidP="00DC5263"/>
    <w:p w14:paraId="2094E403" w14:textId="424608BA" w:rsidR="00DC5263" w:rsidRDefault="00DC5263" w:rsidP="00DC5263">
      <w:r>
        <w:t>In risposta a tale esigenza, Teleconsys propone la versione iniziale di ISaAC (Industrial Safety and Access Control) v1.0.0. Questa prima release concentra la propria funzione su un monitoraggio non intrusivo e su una tempestiva notifica in caso di non conformità: una telecamera IP PoE, collegata a un modulo edge basato su Raspberry Pi 5 e acceleratore AI Hailo-8, analizza in tempo reale il flusso video; quando l’algoritmo, addestrato sui modelli YOLO-Person e YOLO-PPE, rileva la mancanza di un DPI obbligatorio, invia automaticamente una e-mail</w:t>
      </w:r>
      <w:r w:rsidR="00C94EEE">
        <w:t>,</w:t>
      </w:r>
      <w:r>
        <w:t xml:space="preserve"> con snapshot anonimizzato</w:t>
      </w:r>
      <w:r w:rsidR="00C94EEE">
        <w:t>,</w:t>
      </w:r>
      <w:r>
        <w:t xml:space="preserve"> al responsabile di stabilimento. In questa fase pilota, il sistema agisce quindi solo come “sentinella intelligente”: registra l’evento, archivia in forma cifrata la prova visiva e affida la decisione finale all’operatore umano, senza comandare la serratura della porta né interagire con PLC o badge reader. Tale scelta permette di raccogliere dati reali, calibrare le soglie di confidenza del modello e ridurre il rischio di falsi positivi prima di abilitare qualsiasi automazione meccatronica.</w:t>
      </w:r>
    </w:p>
    <w:p w14:paraId="0AFC0AFA" w14:textId="77777777" w:rsidR="00DC5263" w:rsidRDefault="00DC5263" w:rsidP="00DC5263"/>
    <w:p w14:paraId="79407D1A" w14:textId="54EC88D9" w:rsidR="002B1679" w:rsidRDefault="00DC5263" w:rsidP="00DC5263">
      <w:r>
        <w:t>Durante i primi mesi di esercizio il focus sarà sull’affinamento del modello</w:t>
      </w:r>
      <w:r w:rsidR="00534077">
        <w:t>,</w:t>
      </w:r>
      <w:r>
        <w:t xml:space="preserve"> attraverso il retraining periodico basato sulle immagini di non conformità confermate</w:t>
      </w:r>
      <w:r w:rsidR="00534077">
        <w:t>,</w:t>
      </w:r>
      <w:r>
        <w:t xml:space="preserve"> e sull’analisi statistica degli eventi, così da preparare la successiva evoluzione verso il controllo attivo dell</w:t>
      </w:r>
      <w:r w:rsidR="00425305">
        <w:t>a serratura elettromeccanica</w:t>
      </w:r>
      <w:r>
        <w:t xml:space="preserve"> che, in futuro, potrà vincolare fisicamente l’apertura della porta al riconoscimento dei DPI corretti.</w:t>
      </w:r>
    </w:p>
    <w:p w14:paraId="7B634093" w14:textId="5DE22BE0" w:rsidR="00515272" w:rsidRDefault="00C668A6" w:rsidP="00562116">
      <w:pPr>
        <w:pStyle w:val="Stile1"/>
      </w:pPr>
      <w:bookmarkStart w:id="8" w:name="_Toc202361782"/>
      <w:r>
        <w:t>Descrizione del progetto</w:t>
      </w:r>
      <w:bookmarkEnd w:id="8"/>
    </w:p>
    <w:p w14:paraId="34FFD1BB" w14:textId="4F3C6454" w:rsidR="00672C80" w:rsidRDefault="00F91059" w:rsidP="00F91059">
      <w:r w:rsidRPr="00F91059">
        <w:t>Il percorso proposto non introduce da subito un’infrastruttura complessa: si parte deliberatamente con una sola postazione di ripresa. Una telecamera IP PoE, montata in prossimità di un varco sensibile dell</w:t>
      </w:r>
      <w:r>
        <w:t>’ambiente</w:t>
      </w:r>
      <w:r w:rsidRPr="00F91059">
        <w:t xml:space="preserve">, dialoga con un </w:t>
      </w:r>
      <w:r w:rsidRPr="00F91059">
        <w:rPr>
          <w:b/>
          <w:bCs/>
        </w:rPr>
        <w:t>Raspberry Pi 5 equipaggiato con acceleratore Hailo-8</w:t>
      </w:r>
      <w:r w:rsidRPr="00F91059">
        <w:t>. Il nodo Edge esegue in tempo reale l’inferenza di due modelli YOLO (uno dedicato all’individuazione delle persone, l’altro specializzato nel riconoscimento d</w:t>
      </w:r>
      <w:r w:rsidR="00A136F4">
        <w:t>ei DPI</w:t>
      </w:r>
      <w:r w:rsidRPr="00F91059">
        <w:t xml:space="preserve">) e, ogni volta che rileva una potenziale anomalia, invia l’evento a un </w:t>
      </w:r>
      <w:r w:rsidR="00DE79BD">
        <w:rPr>
          <w:b/>
          <w:bCs/>
        </w:rPr>
        <w:t>Server centrale</w:t>
      </w:r>
      <w:r w:rsidR="00672C80">
        <w:t>,</w:t>
      </w:r>
      <w:r w:rsidRPr="00F91059">
        <w:t xml:space="preserve"> 32 GB di RAM e 1 TB di SSD</w:t>
      </w:r>
      <w:r w:rsidR="00230274">
        <w:t xml:space="preserve"> </w:t>
      </w:r>
      <w:r w:rsidR="00230274">
        <w:t>(mini pc industriale o</w:t>
      </w:r>
      <w:r w:rsidR="00230274">
        <w:t xml:space="preserve"> VM opportunamente configurata su server </w:t>
      </w:r>
      <w:r w:rsidR="00AE14E2">
        <w:t>già in uso)</w:t>
      </w:r>
      <w:r w:rsidR="00672C80">
        <w:t>,</w:t>
      </w:r>
      <w:r w:rsidRPr="00F91059">
        <w:t xml:space="preserve"> che rappresenta il cuore applicativo on-premises.</w:t>
      </w:r>
    </w:p>
    <w:p w14:paraId="6B67F1C5" w14:textId="1372C517" w:rsidR="00F91059" w:rsidRPr="00F91059" w:rsidRDefault="00F91059" w:rsidP="00F91059">
      <w:r w:rsidRPr="00F91059">
        <w:lastRenderedPageBreak/>
        <w:br/>
        <w:t>Questa architettura volutamente compatta consente di:</w:t>
      </w:r>
    </w:p>
    <w:p w14:paraId="0DB3128C" w14:textId="77777777" w:rsidR="00F91059" w:rsidRPr="00F91059" w:rsidRDefault="00F91059" w:rsidP="00F91059">
      <w:pPr>
        <w:numPr>
          <w:ilvl w:val="0"/>
          <w:numId w:val="34"/>
        </w:numPr>
      </w:pPr>
      <w:r w:rsidRPr="00F91059">
        <w:t>raccogliere un primo dataset realistico direttamente dall’ambiente di produzione;</w:t>
      </w:r>
    </w:p>
    <w:p w14:paraId="29DB41A1" w14:textId="4C2C9F26" w:rsidR="00F91059" w:rsidRPr="00F91059" w:rsidRDefault="00F91059" w:rsidP="00F91059">
      <w:pPr>
        <w:numPr>
          <w:ilvl w:val="0"/>
          <w:numId w:val="34"/>
        </w:numPr>
      </w:pPr>
      <w:r w:rsidRPr="00F91059">
        <w:t xml:space="preserve">misurare, con metrica oggettiva, precisione e </w:t>
      </w:r>
      <w:r w:rsidR="00D04632">
        <w:t>accuratezza</w:t>
      </w:r>
      <w:r w:rsidR="00D04632" w:rsidRPr="00F91059">
        <w:t xml:space="preserve"> </w:t>
      </w:r>
      <w:r w:rsidRPr="00F91059">
        <w:t>del modello;</w:t>
      </w:r>
    </w:p>
    <w:p w14:paraId="5B717CE0" w14:textId="21744426" w:rsidR="00F91059" w:rsidRPr="00F91059" w:rsidRDefault="00F91059" w:rsidP="00F91059">
      <w:pPr>
        <w:numPr>
          <w:ilvl w:val="0"/>
          <w:numId w:val="34"/>
        </w:numPr>
      </w:pPr>
      <w:r w:rsidRPr="00F91059">
        <w:t>calibrare soglie, logiche di inerzia e tempi di c</w:t>
      </w:r>
      <w:r w:rsidR="00256784">
        <w:t>o</w:t>
      </w:r>
      <w:r w:rsidRPr="00F91059">
        <w:t>o</w:t>
      </w:r>
      <w:r w:rsidR="00256784">
        <w:t>l</w:t>
      </w:r>
      <w:r w:rsidRPr="00F91059">
        <w:t>-down senza impattare sui processi produttivi, perché</w:t>
      </w:r>
      <w:r w:rsidR="00672C80">
        <w:t>,</w:t>
      </w:r>
      <w:r w:rsidRPr="00F91059">
        <w:t xml:space="preserve"> in questa fase</w:t>
      </w:r>
      <w:r w:rsidR="00672C80">
        <w:t>,</w:t>
      </w:r>
      <w:r w:rsidRPr="00F91059">
        <w:t xml:space="preserve"> nessuna e-mail raggiungerà il personale di linea.</w:t>
      </w:r>
    </w:p>
    <w:p w14:paraId="2BD090D7" w14:textId="163194E6" w:rsidR="00F91059" w:rsidRPr="00F91059" w:rsidRDefault="00F91059" w:rsidP="00F91059">
      <w:r w:rsidRPr="00F91059">
        <w:t>Solo al termine della finestra di sperimentazione, prevista in circa otto settimane, il sistema potrà essere “sganciato” dal regime di sola osservazione e iniziare a notificare in autonomia i responsabili tramite posta elettronica aziendale.</w:t>
      </w:r>
    </w:p>
    <w:p w14:paraId="1D0CF6DC" w14:textId="77777777" w:rsidR="00F91059" w:rsidRPr="00AC493F" w:rsidRDefault="00F91059" w:rsidP="00F91059"/>
    <w:p w14:paraId="70BC2A36" w14:textId="76130862" w:rsidR="002952F7" w:rsidRDefault="00C668A6" w:rsidP="00C668A6">
      <w:pPr>
        <w:pStyle w:val="Heading2"/>
      </w:pPr>
      <w:bookmarkStart w:id="9" w:name="_Toc202361783"/>
      <w:r>
        <w:t>Obiettivi del pilota</w:t>
      </w:r>
      <w:bookmarkEnd w:id="9"/>
    </w:p>
    <w:p w14:paraId="2DF6E3B9" w14:textId="3EA04208" w:rsidR="00672C80" w:rsidRDefault="00256784" w:rsidP="00256784">
      <w:r w:rsidRPr="00256784">
        <w:t xml:space="preserve">Il pilota si prefigge </w:t>
      </w:r>
      <w:r w:rsidR="008751F1">
        <w:t>cinque</w:t>
      </w:r>
      <w:r w:rsidRPr="00256784">
        <w:t xml:space="preserve"> traguardi principali</w:t>
      </w:r>
      <w:r w:rsidR="00672C80">
        <w:t xml:space="preserve">: </w:t>
      </w:r>
    </w:p>
    <w:p w14:paraId="27267D61" w14:textId="50564B23" w:rsidR="00672C80" w:rsidRDefault="00256784" w:rsidP="00672C80">
      <w:pPr>
        <w:pStyle w:val="ListParagraph"/>
        <w:numPr>
          <w:ilvl w:val="0"/>
          <w:numId w:val="35"/>
        </w:numPr>
      </w:pPr>
      <w:r>
        <w:t xml:space="preserve"> </w:t>
      </w:r>
      <w:r w:rsidRPr="00256784">
        <w:t xml:space="preserve">validare sul campo i modelli YOLO misurandone le prestazioni su immagini non filtrate, quindi illuminate ed inquadrate così come accade realmente nello stabilimento </w:t>
      </w:r>
    </w:p>
    <w:p w14:paraId="7395AE8D" w14:textId="5E64B442" w:rsidR="00672C80" w:rsidRDefault="00256784" w:rsidP="00672C80">
      <w:pPr>
        <w:pStyle w:val="ListParagraph"/>
        <w:numPr>
          <w:ilvl w:val="0"/>
          <w:numId w:val="35"/>
        </w:numPr>
      </w:pPr>
      <w:r w:rsidRPr="00256784">
        <w:t xml:space="preserve">procedere con </w:t>
      </w:r>
      <w:r w:rsidR="00672C80">
        <w:t>fine tuning delle soglie,</w:t>
      </w:r>
      <w:r w:rsidRPr="00256784">
        <w:t xml:space="preserve"> dalla confidence minima di rilevamento DPI alla distanza che determina la “vestizione” corretta</w:t>
      </w:r>
      <w:r w:rsidR="00672C80">
        <w:t>,</w:t>
      </w:r>
      <w:r w:rsidRPr="00256784">
        <w:t xml:space="preserve"> riducendo falsi positivi e falsi negativi almeno del trenta percento rispetto alle impostazioni di default</w:t>
      </w:r>
    </w:p>
    <w:p w14:paraId="63B2EBA0" w14:textId="4025ADA8" w:rsidR="00672C80" w:rsidRDefault="00256784" w:rsidP="00672C80">
      <w:pPr>
        <w:pStyle w:val="ListParagraph"/>
        <w:numPr>
          <w:ilvl w:val="0"/>
          <w:numId w:val="35"/>
        </w:numPr>
      </w:pPr>
      <w:r w:rsidRPr="00256784">
        <w:t>sottoporre a stress l’architettura Edge + Core, verificando che nessun</w:t>
      </w:r>
      <w:r w:rsidR="00672C80">
        <w:t>a</w:t>
      </w:r>
      <w:r w:rsidRPr="00256784">
        <w:t xml:space="preserve"> </w:t>
      </w:r>
      <w:r w:rsidR="00672C80">
        <w:t>anomalia venga persa</w:t>
      </w:r>
      <w:r w:rsidRPr="00256784">
        <w:t xml:space="preserve"> e che l’uptime complessivo resti superiore al novanta</w:t>
      </w:r>
      <w:r w:rsidR="00672C80">
        <w:t xml:space="preserve">cinque </w:t>
      </w:r>
      <w:r w:rsidRPr="00256784">
        <w:t>percento</w:t>
      </w:r>
    </w:p>
    <w:p w14:paraId="4DE94B46" w14:textId="14E70EC5" w:rsidR="00A97045" w:rsidRDefault="00256784" w:rsidP="004A7C9C">
      <w:pPr>
        <w:pStyle w:val="ListParagraph"/>
        <w:numPr>
          <w:ilvl w:val="0"/>
          <w:numId w:val="35"/>
        </w:numPr>
      </w:pPr>
      <w:r w:rsidRPr="00256784">
        <w:t>alimentare un repository di snapshot anonimizzati che servirà da base per le successive sessioni di retraining, previste dal piano di miglioramento</w:t>
      </w:r>
    </w:p>
    <w:p w14:paraId="60C5875E" w14:textId="0BE1B995" w:rsidR="008751F1" w:rsidRDefault="0052607A" w:rsidP="004A7C9C">
      <w:pPr>
        <w:pStyle w:val="ListParagraph"/>
        <w:numPr>
          <w:ilvl w:val="0"/>
          <w:numId w:val="35"/>
        </w:numPr>
      </w:pPr>
      <w:r>
        <w:t xml:space="preserve">aggiunta di capacità di rilevamento di almeno un DPI specifico tra quelli utilizzati da Self Garden </w:t>
      </w:r>
      <w:r w:rsidR="001437CA">
        <w:t>non attualmente riconosciuti dal modello</w:t>
      </w:r>
    </w:p>
    <w:p w14:paraId="251477A6" w14:textId="77777777" w:rsidR="00562116" w:rsidRDefault="00562116" w:rsidP="00562116"/>
    <w:p w14:paraId="041C6D3E" w14:textId="640007AA" w:rsidR="00562116" w:rsidRPr="00562116" w:rsidRDefault="00562116" w:rsidP="00562116">
      <w:pPr>
        <w:pStyle w:val="Heading1"/>
      </w:pPr>
      <w:bookmarkStart w:id="10" w:name="_Toc202361784"/>
      <w:r w:rsidRPr="00562116">
        <w:t>Architettura descrittiva</w:t>
      </w:r>
      <w:bookmarkEnd w:id="10"/>
    </w:p>
    <w:p w14:paraId="5081B3EC" w14:textId="0DCC9FD5" w:rsidR="00562116" w:rsidRDefault="00562116" w:rsidP="00562116">
      <w:r>
        <w:rPr>
          <w:b/>
          <w:bCs/>
        </w:rPr>
        <w:t xml:space="preserve">ISaAC </w:t>
      </w:r>
      <w:r w:rsidRPr="00562116">
        <w:rPr>
          <w:b/>
          <w:bCs/>
        </w:rPr>
        <w:t>vive interamente all’interno dei confini aziendali</w:t>
      </w:r>
      <w:r w:rsidRPr="00562116">
        <w:t>. Tutto il traffico video rimane nella VLAN dedicata; l’unico canale in uscita, facoltativo, è l’SMTP interno che recapita le notifiche.</w:t>
      </w:r>
      <w:r w:rsidRPr="00562116">
        <w:br/>
        <w:t>Sul nodo Edge, il Raspberry Pi esegue a due fotogrammi al secondo l’inferenza YOLO, scartando in anticipo i frame privi di persone per risparmiare potenza di calcolo. Quando individua un operatore, calcola la corrispondenza tra key-points corporei e bounding-box del casco e del gilet; se uno dei due elementi è assente</w:t>
      </w:r>
      <w:r>
        <w:t>,</w:t>
      </w:r>
      <w:r w:rsidRPr="00562116">
        <w:t xml:space="preserve"> o risulta spostato oltre la soglia </w:t>
      </w:r>
      <w:r w:rsidR="004A7C9C" w:rsidRPr="00562116">
        <w:t>parametrica</w:t>
      </w:r>
      <w:r w:rsidR="004A7C9C">
        <w:t xml:space="preserve">, </w:t>
      </w:r>
      <w:r w:rsidR="004A7C9C" w:rsidRPr="00562116">
        <w:t>genera</w:t>
      </w:r>
      <w:r w:rsidRPr="00562116">
        <w:t xml:space="preserve"> un </w:t>
      </w:r>
      <w:r w:rsidR="004A7C9C">
        <w:t xml:space="preserve">evento </w:t>
      </w:r>
      <w:r w:rsidRPr="00562116">
        <w:t>e lo trasferisce al Core.</w:t>
      </w:r>
    </w:p>
    <w:p w14:paraId="37DD1A92" w14:textId="77777777" w:rsidR="00562116" w:rsidRDefault="00562116" w:rsidP="00562116">
      <w:r w:rsidRPr="00562116">
        <w:br/>
        <w:t>Il mini-PC</w:t>
      </w:r>
      <w:r>
        <w:t>, sostitutivo nel pilota di un’infrastruttura integrata con i sistemi del cliente</w:t>
      </w:r>
      <w:r w:rsidRPr="00562116">
        <w:t>, svolge quattro funzioni:</w:t>
      </w:r>
      <w:del w:id="11" w:author="Daniele Di Noto" w:date="2025-07-02T16:10:00Z" w16du:dateUtc="2025-07-02T14:10:00Z">
        <w:r w:rsidRPr="00562116">
          <w:delText xml:space="preserve"> </w:delText>
        </w:r>
      </w:del>
    </w:p>
    <w:p w14:paraId="62D359D3" w14:textId="77777777" w:rsidR="00562116" w:rsidRDefault="00562116" w:rsidP="00562116">
      <w:pPr>
        <w:pStyle w:val="ListParagraph"/>
        <w:numPr>
          <w:ilvl w:val="0"/>
          <w:numId w:val="36"/>
        </w:numPr>
      </w:pPr>
      <w:r w:rsidRPr="00562116">
        <w:t>autenticazione dell’evento</w:t>
      </w:r>
    </w:p>
    <w:p w14:paraId="78F352C8" w14:textId="77777777" w:rsidR="00562116" w:rsidRDefault="00562116" w:rsidP="00562116">
      <w:pPr>
        <w:pStyle w:val="ListParagraph"/>
        <w:numPr>
          <w:ilvl w:val="0"/>
          <w:numId w:val="36"/>
        </w:numPr>
      </w:pPr>
      <w:r w:rsidRPr="00562116">
        <w:t>applicazione della logica decisionale</w:t>
      </w:r>
    </w:p>
    <w:p w14:paraId="0281F0F4" w14:textId="77777777" w:rsidR="00562116" w:rsidRDefault="00562116" w:rsidP="00562116">
      <w:pPr>
        <w:pStyle w:val="ListParagraph"/>
        <w:numPr>
          <w:ilvl w:val="0"/>
          <w:numId w:val="36"/>
        </w:numPr>
      </w:pPr>
      <w:r w:rsidRPr="00562116">
        <w:t>cifratura dello snapshot originale (che rimane disponibile per audit interni)</w:t>
      </w:r>
      <w:del w:id="12" w:author="Daniele Di Noto" w:date="2025-07-02T16:10:00Z" w16du:dateUtc="2025-07-02T14:10:00Z">
        <w:r w:rsidRPr="00562116">
          <w:delText xml:space="preserve"> </w:delText>
        </w:r>
      </w:del>
    </w:p>
    <w:p w14:paraId="459633FD" w14:textId="77777777" w:rsidR="00562116" w:rsidRDefault="00562116" w:rsidP="00562116">
      <w:pPr>
        <w:pStyle w:val="ListParagraph"/>
        <w:numPr>
          <w:ilvl w:val="0"/>
          <w:numId w:val="36"/>
        </w:numPr>
      </w:pPr>
      <w:r w:rsidRPr="00562116">
        <w:lastRenderedPageBreak/>
        <w:t>applicazione del filtro di blur sul volto prima di qualsiasi eventuale inoltro al destinatario finale.</w:t>
      </w:r>
      <w:del w:id="13" w:author="Daniele Di Noto" w:date="2025-07-02T16:10:00Z" w16du:dateUtc="2025-07-02T14:10:00Z">
        <w:r w:rsidRPr="00562116">
          <w:delText xml:space="preserve"> </w:delText>
        </w:r>
      </w:del>
    </w:p>
    <w:p w14:paraId="1A5757B3" w14:textId="1E1DF408" w:rsidR="00562116" w:rsidRPr="00562116" w:rsidRDefault="00562116" w:rsidP="00562116">
      <w:r>
        <w:t>Qu</w:t>
      </w:r>
      <w:r w:rsidRPr="00562116">
        <w:t>est’ultimo passaggio</w:t>
      </w:r>
      <w:r>
        <w:t>,</w:t>
      </w:r>
      <w:r w:rsidRPr="00562116">
        <w:t xml:space="preserve"> blur server-side</w:t>
      </w:r>
      <w:r>
        <w:t xml:space="preserve">, è garanzia di una filosofia </w:t>
      </w:r>
      <w:r w:rsidRPr="00562116">
        <w:t>che tutela i diritti dei lavoratori ed evita di trattare dati biometrici ogni qualvolta non sia strettamente necessario.</w:t>
      </w:r>
      <w:del w:id="14" w:author="Daniele Di Noto" w:date="2025-07-02T16:10:00Z" w16du:dateUtc="2025-07-02T14:10:00Z">
        <w:r w:rsidRPr="00562116">
          <w:delText xml:space="preserve"> </w:delText>
        </w:r>
      </w:del>
    </w:p>
    <w:p w14:paraId="6F88EC17" w14:textId="23CC36C9" w:rsidR="00562116" w:rsidRPr="00562116" w:rsidRDefault="00562116" w:rsidP="00562116"/>
    <w:p w14:paraId="4C20A439" w14:textId="666AAD25" w:rsidR="00D3476E" w:rsidRPr="00E46B98" w:rsidRDefault="00112BB2" w:rsidP="00562116">
      <w:pPr>
        <w:pStyle w:val="Stile1"/>
      </w:pPr>
      <w:bookmarkStart w:id="15" w:name="_Toc202361785"/>
      <w:r>
        <w:t>Percorso progettuale e tempistiche</w:t>
      </w:r>
      <w:bookmarkEnd w:id="15"/>
    </w:p>
    <w:p w14:paraId="73C47BD1" w14:textId="46CA3CC4" w:rsidR="00112BB2" w:rsidRPr="00112BB2" w:rsidRDefault="00112BB2" w:rsidP="00112BB2">
      <w:pPr>
        <w:spacing w:after="160"/>
        <w:rPr>
          <w:szCs w:val="24"/>
        </w:rPr>
      </w:pPr>
      <w:r w:rsidRPr="00112BB2">
        <w:rPr>
          <w:szCs w:val="24"/>
        </w:rPr>
        <w:t xml:space="preserve">Il calendario si sviluppa su circa </w:t>
      </w:r>
      <w:r w:rsidR="00B900D6">
        <w:rPr>
          <w:szCs w:val="24"/>
        </w:rPr>
        <w:t>quattordici</w:t>
      </w:r>
      <w:r w:rsidRPr="00112BB2">
        <w:rPr>
          <w:szCs w:val="24"/>
        </w:rPr>
        <w:t xml:space="preserve"> settimane di lavoro effettivo, distribuite come segue.</w:t>
      </w:r>
    </w:p>
    <w:p w14:paraId="6B5DEB37" w14:textId="0366E76A" w:rsidR="00614C01" w:rsidRDefault="00F10D16" w:rsidP="00112BB2">
      <w:pPr>
        <w:spacing w:after="160"/>
        <w:rPr>
          <w:szCs w:val="24"/>
        </w:rPr>
      </w:pPr>
      <w:r w:rsidRPr="00F10D16">
        <w:rPr>
          <w:b/>
          <w:bCs/>
          <w:szCs w:val="24"/>
        </w:rPr>
        <w:t>Settimana 1</w:t>
      </w:r>
      <w:r>
        <w:rPr>
          <w:szCs w:val="24"/>
        </w:rPr>
        <w:t xml:space="preserve">: </w:t>
      </w:r>
      <w:r w:rsidR="00112BB2" w:rsidRPr="00112BB2">
        <w:rPr>
          <w:szCs w:val="24"/>
        </w:rPr>
        <w:t>kick-off e sopralluogo, durante il quale vengono raccolti i requisiti di dettaglio, mappati i punti di installazione e verificate le condizioni di rete.</w:t>
      </w:r>
      <w:del w:id="16" w:author="Daniele Di Noto" w:date="2025-07-02T16:11:00Z" w16du:dateUtc="2025-07-02T14:11:00Z">
        <w:r w:rsidR="00112BB2" w:rsidRPr="00112BB2">
          <w:rPr>
            <w:szCs w:val="24"/>
          </w:rPr>
          <w:delText xml:space="preserve"> </w:delText>
        </w:r>
      </w:del>
    </w:p>
    <w:p w14:paraId="0CE657BF" w14:textId="1C2E72C8" w:rsidR="00614C01" w:rsidRDefault="00F10D16" w:rsidP="00112BB2">
      <w:pPr>
        <w:spacing w:after="160"/>
        <w:rPr>
          <w:szCs w:val="24"/>
        </w:rPr>
      </w:pPr>
      <w:r w:rsidRPr="00F10D16">
        <w:rPr>
          <w:b/>
          <w:bCs/>
          <w:szCs w:val="24"/>
        </w:rPr>
        <w:t>Settimana 2-4</w:t>
      </w:r>
      <w:r>
        <w:rPr>
          <w:szCs w:val="24"/>
        </w:rPr>
        <w:t xml:space="preserve">: </w:t>
      </w:r>
      <w:r w:rsidR="00614C01">
        <w:rPr>
          <w:szCs w:val="24"/>
        </w:rPr>
        <w:t xml:space="preserve">viene adeguata la codebase </w:t>
      </w:r>
      <w:r>
        <w:rPr>
          <w:szCs w:val="24"/>
        </w:rPr>
        <w:t xml:space="preserve">e il modello </w:t>
      </w:r>
      <w:r w:rsidR="00614C01">
        <w:rPr>
          <w:szCs w:val="24"/>
        </w:rPr>
        <w:t>alle esigenze specifiche emerse dal sopralluogo.</w:t>
      </w:r>
    </w:p>
    <w:p w14:paraId="0601052B" w14:textId="4CF9F9BE" w:rsidR="00F10D16" w:rsidRDefault="00F10D16" w:rsidP="00112BB2">
      <w:pPr>
        <w:spacing w:after="160"/>
        <w:rPr>
          <w:szCs w:val="24"/>
        </w:rPr>
      </w:pPr>
      <w:r w:rsidRPr="00F10D16">
        <w:rPr>
          <w:b/>
          <w:bCs/>
          <w:szCs w:val="24"/>
        </w:rPr>
        <w:t>Settimana 5</w:t>
      </w:r>
      <w:r>
        <w:rPr>
          <w:szCs w:val="24"/>
        </w:rPr>
        <w:t>:</w:t>
      </w:r>
      <w:r w:rsidR="00112BB2" w:rsidRPr="00112BB2">
        <w:rPr>
          <w:szCs w:val="24"/>
        </w:rPr>
        <w:t xml:space="preserve"> installazione fisica della telecamera e del kit Edge, al cablaggio PoE e alla messa in sicurezza dell’armadio che ospiterà il mini-PC.</w:t>
      </w:r>
      <w:del w:id="17" w:author="Daniele Di Noto" w:date="2025-07-02T16:11:00Z" w16du:dateUtc="2025-07-02T14:11:00Z">
        <w:r w:rsidR="00112BB2" w:rsidRPr="00112BB2">
          <w:rPr>
            <w:szCs w:val="24"/>
          </w:rPr>
          <w:delText xml:space="preserve"> </w:delText>
        </w:r>
        <w:r w:rsidR="0014200A">
          <w:rPr>
            <w:szCs w:val="24"/>
          </w:rPr>
          <w:delText xml:space="preserve"> </w:delText>
        </w:r>
      </w:del>
    </w:p>
    <w:p w14:paraId="53CEE867" w14:textId="78787F05" w:rsidR="00112BB2" w:rsidRPr="00112BB2" w:rsidRDefault="00F10D16" w:rsidP="00112BB2">
      <w:pPr>
        <w:spacing w:after="160"/>
        <w:rPr>
          <w:szCs w:val="24"/>
        </w:rPr>
      </w:pPr>
      <w:r w:rsidRPr="00F10D16">
        <w:rPr>
          <w:b/>
          <w:bCs/>
          <w:szCs w:val="24"/>
        </w:rPr>
        <w:t>Settimana 6</w:t>
      </w:r>
      <w:r>
        <w:rPr>
          <w:szCs w:val="24"/>
        </w:rPr>
        <w:t>:</w:t>
      </w:r>
      <w:r w:rsidR="0014200A">
        <w:rPr>
          <w:szCs w:val="24"/>
        </w:rPr>
        <w:t xml:space="preserve"> </w:t>
      </w:r>
      <w:r w:rsidR="00112BB2" w:rsidRPr="00112BB2">
        <w:rPr>
          <w:szCs w:val="24"/>
        </w:rPr>
        <w:t>deployment del Core, hardening</w:t>
      </w:r>
      <w:r w:rsidR="0014200A">
        <w:rPr>
          <w:szCs w:val="24"/>
        </w:rPr>
        <w:t>,</w:t>
      </w:r>
      <w:r w:rsidR="00112BB2" w:rsidRPr="00112BB2">
        <w:rPr>
          <w:szCs w:val="24"/>
        </w:rPr>
        <w:t xml:space="preserve"> con particolare attenzione alla creazione di certificati TLS e alla segregazione delle Api-Key</w:t>
      </w:r>
      <w:r w:rsidR="0014200A">
        <w:rPr>
          <w:szCs w:val="24"/>
        </w:rPr>
        <w:t>,</w:t>
      </w:r>
      <w:r w:rsidR="00112BB2" w:rsidRPr="00112BB2">
        <w:rPr>
          <w:szCs w:val="24"/>
        </w:rPr>
        <w:t xml:space="preserve"> e un primo smoke-test di flusso end-to-end.</w:t>
      </w:r>
    </w:p>
    <w:p w14:paraId="7796CBBA" w14:textId="4150D480" w:rsidR="00374913" w:rsidRDefault="00374913" w:rsidP="00112BB2">
      <w:pPr>
        <w:spacing w:after="160"/>
        <w:rPr>
          <w:szCs w:val="24"/>
        </w:rPr>
      </w:pPr>
      <w:r w:rsidRPr="00374913">
        <w:rPr>
          <w:b/>
          <w:bCs/>
          <w:szCs w:val="24"/>
        </w:rPr>
        <w:t>Settimana 7-10</w:t>
      </w:r>
      <w:r>
        <w:rPr>
          <w:szCs w:val="24"/>
        </w:rPr>
        <w:t>:</w:t>
      </w:r>
      <w:r w:rsidR="00112BB2" w:rsidRPr="00112BB2">
        <w:rPr>
          <w:szCs w:val="24"/>
        </w:rPr>
        <w:t xml:space="preserve"> il sistema rimane in modalità “osservazione”, accumulando immagini e log senza disturbare l’operatività</w:t>
      </w:r>
      <w:r w:rsidR="004E180D">
        <w:rPr>
          <w:szCs w:val="24"/>
        </w:rPr>
        <w:t>. I</w:t>
      </w:r>
      <w:r w:rsidR="00112BB2" w:rsidRPr="00112BB2">
        <w:rPr>
          <w:szCs w:val="24"/>
        </w:rPr>
        <w:t>n questa fase</w:t>
      </w:r>
      <w:r w:rsidR="004E180D">
        <w:rPr>
          <w:szCs w:val="24"/>
        </w:rPr>
        <w:t>,</w:t>
      </w:r>
      <w:r w:rsidR="00112BB2" w:rsidRPr="00112BB2">
        <w:rPr>
          <w:szCs w:val="24"/>
        </w:rPr>
        <w:t xml:space="preserve"> il team Teleconsys analizza quotidianamente i falsi positivi e definisce, insieme a</w:t>
      </w:r>
      <w:r w:rsidR="00A83C08">
        <w:rPr>
          <w:szCs w:val="24"/>
        </w:rPr>
        <w:t>d un incaricato di SelfGarden</w:t>
      </w:r>
      <w:r w:rsidR="00112BB2" w:rsidRPr="00112BB2">
        <w:rPr>
          <w:szCs w:val="24"/>
        </w:rPr>
        <w:t>, i parametri ottimali.</w:t>
      </w:r>
      <w:del w:id="18" w:author="Daniele Di Noto" w:date="2025-07-02T16:11:00Z" w16du:dateUtc="2025-07-02T14:11:00Z">
        <w:r w:rsidR="00112BB2" w:rsidRPr="00112BB2">
          <w:rPr>
            <w:szCs w:val="24"/>
          </w:rPr>
          <w:delText xml:space="preserve"> </w:delText>
        </w:r>
      </w:del>
    </w:p>
    <w:p w14:paraId="19257CF2" w14:textId="3E708035" w:rsidR="00B900D6" w:rsidRDefault="00374913" w:rsidP="00112BB2">
      <w:pPr>
        <w:spacing w:after="160"/>
        <w:rPr>
          <w:szCs w:val="24"/>
        </w:rPr>
      </w:pPr>
      <w:r w:rsidRPr="00374913">
        <w:rPr>
          <w:b/>
          <w:bCs/>
          <w:szCs w:val="24"/>
        </w:rPr>
        <w:t>Settimana 11</w:t>
      </w:r>
      <w:r w:rsidR="00B900D6">
        <w:rPr>
          <w:b/>
          <w:bCs/>
          <w:szCs w:val="24"/>
        </w:rPr>
        <w:t>-12</w:t>
      </w:r>
      <w:r>
        <w:rPr>
          <w:szCs w:val="24"/>
        </w:rPr>
        <w:t xml:space="preserve">: </w:t>
      </w:r>
      <w:r w:rsidR="00112BB2" w:rsidRPr="00112BB2">
        <w:rPr>
          <w:szCs w:val="24"/>
        </w:rPr>
        <w:t>retraining del modello su dataset proprietario</w:t>
      </w:r>
      <w:r w:rsidR="001437CA">
        <w:rPr>
          <w:szCs w:val="24"/>
        </w:rPr>
        <w:t xml:space="preserve"> con aggiunta </w:t>
      </w:r>
      <w:r w:rsidR="00C601E0">
        <w:rPr>
          <w:szCs w:val="24"/>
        </w:rPr>
        <w:t xml:space="preserve">di almeno un DPI </w:t>
      </w:r>
      <w:r w:rsidR="00C601E0">
        <w:t>specifico tra quelli utilizzati da Self Garden non attualmente riconosciuti dal modello</w:t>
      </w:r>
      <w:r w:rsidR="00B900D6">
        <w:rPr>
          <w:szCs w:val="24"/>
        </w:rPr>
        <w:t>.</w:t>
      </w:r>
    </w:p>
    <w:p w14:paraId="795B1B4A" w14:textId="5CB6F83C" w:rsidR="00B900D6" w:rsidRDefault="00B900D6" w:rsidP="00112BB2">
      <w:pPr>
        <w:spacing w:after="160"/>
        <w:rPr>
          <w:szCs w:val="24"/>
        </w:rPr>
      </w:pPr>
      <w:r w:rsidRPr="00B900D6">
        <w:rPr>
          <w:b/>
          <w:bCs/>
          <w:szCs w:val="24"/>
        </w:rPr>
        <w:t>Settimana 13</w:t>
      </w:r>
      <w:r>
        <w:rPr>
          <w:szCs w:val="24"/>
        </w:rPr>
        <w:t xml:space="preserve">: </w:t>
      </w:r>
      <w:r w:rsidR="00112BB2" w:rsidRPr="00112BB2">
        <w:rPr>
          <w:szCs w:val="24"/>
        </w:rPr>
        <w:t xml:space="preserve">redeploy </w:t>
      </w:r>
      <w:r>
        <w:rPr>
          <w:szCs w:val="24"/>
        </w:rPr>
        <w:t>modello</w:t>
      </w:r>
      <w:r w:rsidR="005653CC">
        <w:rPr>
          <w:szCs w:val="24"/>
        </w:rPr>
        <w:t xml:space="preserve">, </w:t>
      </w:r>
      <w:r w:rsidR="00E84E95">
        <w:rPr>
          <w:szCs w:val="24"/>
        </w:rPr>
        <w:t xml:space="preserve">tuning dei </w:t>
      </w:r>
      <w:r w:rsidR="00933544">
        <w:rPr>
          <w:szCs w:val="24"/>
        </w:rPr>
        <w:t>parametri di vestizione</w:t>
      </w:r>
      <w:r>
        <w:rPr>
          <w:szCs w:val="24"/>
        </w:rPr>
        <w:t xml:space="preserve"> </w:t>
      </w:r>
      <w:r w:rsidR="00112BB2" w:rsidRPr="00112BB2">
        <w:rPr>
          <w:szCs w:val="24"/>
        </w:rPr>
        <w:t>e ripetizione dei test funzionali</w:t>
      </w:r>
    </w:p>
    <w:p w14:paraId="43B68B6A" w14:textId="6CE01F65" w:rsidR="00112BB2" w:rsidRDefault="00B900D6" w:rsidP="00112BB2">
      <w:pPr>
        <w:spacing w:after="160"/>
        <w:rPr>
          <w:szCs w:val="24"/>
        </w:rPr>
      </w:pPr>
      <w:r w:rsidRPr="00B900D6">
        <w:rPr>
          <w:b/>
          <w:bCs/>
          <w:szCs w:val="24"/>
        </w:rPr>
        <w:t>Settimana 14</w:t>
      </w:r>
      <w:r>
        <w:rPr>
          <w:szCs w:val="24"/>
        </w:rPr>
        <w:t xml:space="preserve">: </w:t>
      </w:r>
      <w:r w:rsidR="00112BB2" w:rsidRPr="00112BB2">
        <w:rPr>
          <w:szCs w:val="24"/>
        </w:rPr>
        <w:t>redazione del report conclusivo che conterrà KPI raggiunti, criticità residue e roadmap di estensione futura.</w:t>
      </w:r>
      <w:del w:id="19" w:author="Daniele Di Noto" w:date="2025-07-02T16:12:00Z" w16du:dateUtc="2025-07-02T14:12:00Z">
        <w:r w:rsidR="00112BB2" w:rsidRPr="00112BB2">
          <w:rPr>
            <w:szCs w:val="24"/>
          </w:rPr>
          <w:delText xml:space="preserve"> </w:delText>
        </w:r>
      </w:del>
    </w:p>
    <w:p w14:paraId="0982AF29" w14:textId="77777777" w:rsidR="001D3E7A" w:rsidRDefault="001D3E7A" w:rsidP="00112BB2">
      <w:pPr>
        <w:spacing w:after="160"/>
        <w:rPr>
          <w:szCs w:val="24"/>
        </w:rPr>
      </w:pPr>
    </w:p>
    <w:p w14:paraId="4B5001F5" w14:textId="70F8FCBC" w:rsidR="0041456B" w:rsidRDefault="001D3E7A" w:rsidP="001D3E7A">
      <w:pPr>
        <w:pStyle w:val="Heading1"/>
      </w:pPr>
      <w:bookmarkStart w:id="20" w:name="_Toc202361786"/>
      <w:r>
        <w:t>Fornitura</w:t>
      </w:r>
      <w:bookmarkEnd w:id="20"/>
    </w:p>
    <w:p w14:paraId="0CC2D792" w14:textId="6F28787E" w:rsidR="001D3E7A" w:rsidRDefault="001D3E7A" w:rsidP="001D3E7A">
      <w:r w:rsidRPr="001D3E7A">
        <w:t>La proposta compren</w:t>
      </w:r>
      <w:r w:rsidR="006D3D8D">
        <w:t>siva anche dei servizi professionali, include</w:t>
      </w:r>
      <w:r>
        <w:t>:</w:t>
      </w:r>
      <w:r w:rsidRPr="001D3E7A">
        <w:t xml:space="preserve"> </w:t>
      </w:r>
    </w:p>
    <w:p w14:paraId="256A6703" w14:textId="77777777" w:rsidR="0056679B" w:rsidRDefault="001D3E7A" w:rsidP="009F5349">
      <w:pPr>
        <w:pStyle w:val="ListParagraph"/>
        <w:numPr>
          <w:ilvl w:val="0"/>
          <w:numId w:val="38"/>
        </w:numPr>
      </w:pPr>
      <w:r w:rsidRPr="001D3E7A">
        <w:t>telecamera IP certificata per uso industriale</w:t>
      </w:r>
    </w:p>
    <w:p w14:paraId="613D72D6" w14:textId="77777777" w:rsidR="0056679B" w:rsidRDefault="001D3E7A" w:rsidP="009F5349">
      <w:pPr>
        <w:pStyle w:val="ListParagraph"/>
        <w:numPr>
          <w:ilvl w:val="0"/>
          <w:numId w:val="38"/>
        </w:numPr>
      </w:pPr>
      <w:r w:rsidRPr="001D3E7A">
        <w:t>Raspberry Pi 5 con acceleratore Hailo-8</w:t>
      </w:r>
    </w:p>
    <w:p w14:paraId="5DA5E8E9" w14:textId="44189256" w:rsidR="0056679B" w:rsidRDefault="001D3E7A" w:rsidP="009F5349">
      <w:pPr>
        <w:pStyle w:val="ListParagraph"/>
        <w:numPr>
          <w:ilvl w:val="0"/>
          <w:numId w:val="38"/>
        </w:numPr>
      </w:pPr>
      <w:r w:rsidRPr="001D3E7A">
        <w:t>mini-PC con SSD da 1 TB</w:t>
      </w:r>
      <w:r w:rsidR="0056679B">
        <w:t xml:space="preserve"> e 32Gb Ram</w:t>
      </w:r>
      <w:r w:rsidRPr="001D3E7A">
        <w:t xml:space="preserve"> </w:t>
      </w:r>
      <w:r w:rsidR="00AE14E2">
        <w:t>(Opzionale</w:t>
      </w:r>
      <w:r w:rsidR="00980FB6">
        <w:t>)</w:t>
      </w:r>
    </w:p>
    <w:p w14:paraId="1AEE08E0" w14:textId="455B4430" w:rsidR="001D3E7A" w:rsidRPr="001D3E7A" w:rsidRDefault="0056679B" w:rsidP="009F5349">
      <w:pPr>
        <w:pStyle w:val="ListParagraph"/>
        <w:numPr>
          <w:ilvl w:val="0"/>
          <w:numId w:val="38"/>
        </w:numPr>
      </w:pPr>
      <w:r>
        <w:t xml:space="preserve">licenza </w:t>
      </w:r>
      <w:r w:rsidR="001D3E7A" w:rsidRPr="001D3E7A">
        <w:t>Ultralytics Enterprise per dodici mesi</w:t>
      </w:r>
    </w:p>
    <w:p w14:paraId="50E8A45D" w14:textId="07655B30" w:rsidR="002E3464" w:rsidRDefault="002E3464" w:rsidP="002F14BC">
      <w:pPr>
        <w:spacing w:after="160"/>
        <w:rPr>
          <w:szCs w:val="24"/>
        </w:rPr>
      </w:pPr>
    </w:p>
    <w:p w14:paraId="36DDAC79" w14:textId="27B9CF64" w:rsidR="002D1008" w:rsidRDefault="002D1008" w:rsidP="002D1008">
      <w:pPr>
        <w:pStyle w:val="Stile1"/>
      </w:pPr>
      <w:r>
        <w:lastRenderedPageBreak/>
        <w:t>Privacy</w:t>
      </w:r>
      <w:r w:rsidR="00DA1F0D">
        <w:t xml:space="preserve"> e data treatment</w:t>
      </w:r>
    </w:p>
    <w:p w14:paraId="601D1EED" w14:textId="2E3D41D3" w:rsidR="002D1008" w:rsidRPr="004F0AC0" w:rsidRDefault="002D1008" w:rsidP="002D1008">
      <w:r>
        <w:t>NOTA: è necessario produrre e firmare la necessaria documentazione per l’acquisizione e la conservazione a fini di riaddestramento delle immagini dei lavoratori in SelfGarden durante le attività operative</w:t>
      </w:r>
    </w:p>
    <w:sectPr w:rsidR="002D1008" w:rsidRPr="004F0AC0" w:rsidSect="009938DA">
      <w:footerReference w:type="first" r:id="rId2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5C3D4" w14:textId="77777777" w:rsidR="0037392C" w:rsidRDefault="0037392C" w:rsidP="0050370A">
      <w:pPr>
        <w:spacing w:line="240" w:lineRule="auto"/>
      </w:pPr>
      <w:r>
        <w:separator/>
      </w:r>
    </w:p>
  </w:endnote>
  <w:endnote w:type="continuationSeparator" w:id="0">
    <w:p w14:paraId="2DA4D246" w14:textId="77777777" w:rsidR="0037392C" w:rsidRDefault="0037392C" w:rsidP="0050370A">
      <w:pPr>
        <w:spacing w:line="240" w:lineRule="auto"/>
      </w:pPr>
      <w:r>
        <w:continuationSeparator/>
      </w:r>
    </w:p>
  </w:endnote>
  <w:endnote w:type="continuationNotice" w:id="1">
    <w:p w14:paraId="188218B2" w14:textId="77777777" w:rsidR="0037392C" w:rsidRDefault="0037392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0090202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56EA43" w14:textId="77777777" w:rsidR="0050370A" w:rsidRDefault="0050370A" w:rsidP="0002732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65E32E" w14:textId="77777777" w:rsidR="0050370A" w:rsidRDefault="005037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17B15D" w14:textId="77777777" w:rsidR="0050370A" w:rsidRDefault="0050370A" w:rsidP="00027325">
    <w:pPr>
      <w:pStyle w:val="Footer"/>
      <w:framePr w:wrap="none" w:vAnchor="text" w:hAnchor="margin" w:xAlign="center" w:y="1"/>
      <w:rPr>
        <w:rStyle w:val="PageNumber"/>
      </w:rPr>
    </w:pPr>
  </w:p>
  <w:p w14:paraId="37FC2264" w14:textId="2CF3DCE3" w:rsidR="0050370A" w:rsidRDefault="0050370A" w:rsidP="0050370A">
    <w:pPr>
      <w:pStyle w:val="Footer"/>
      <w:ind w:left="-113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E576C" w14:textId="2A8551D7" w:rsidR="00A310E9" w:rsidRDefault="004F5677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144ABB91" wp14:editId="1DB80E82">
          <wp:simplePos x="0" y="0"/>
          <wp:positionH relativeFrom="margin">
            <wp:align>left</wp:align>
          </wp:positionH>
          <wp:positionV relativeFrom="paragraph">
            <wp:posOffset>-287020</wp:posOffset>
          </wp:positionV>
          <wp:extent cx="6362700" cy="789305"/>
          <wp:effectExtent l="0" t="0" r="0" b="0"/>
          <wp:wrapTight wrapText="bothSides">
            <wp:wrapPolygon edited="0">
              <wp:start x="0" y="0"/>
              <wp:lineTo x="0" y="20853"/>
              <wp:lineTo x="21535" y="20853"/>
              <wp:lineTo x="21535" y="0"/>
              <wp:lineTo x="0" y="0"/>
            </wp:wrapPolygon>
          </wp:wrapTight>
          <wp:docPr id="1991514919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39" r="2521"/>
                  <a:stretch/>
                </pic:blipFill>
                <pic:spPr bwMode="auto">
                  <a:xfrm>
                    <a:off x="0" y="0"/>
                    <a:ext cx="6362700" cy="7893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E24D2" w14:textId="77777777" w:rsidR="00A16ED1" w:rsidRDefault="00A16ED1" w:rsidP="00027325">
    <w:pPr>
      <w:pStyle w:val="Footer"/>
      <w:framePr w:wrap="none" w:vAnchor="text" w:hAnchor="margin" w:xAlign="center" w:y="1"/>
      <w:rPr>
        <w:rStyle w:val="PageNumber"/>
      </w:rPr>
    </w:pPr>
  </w:p>
  <w:p w14:paraId="0267744B" w14:textId="77777777" w:rsidR="00A16ED1" w:rsidRDefault="00A16ED1" w:rsidP="0050370A">
    <w:pPr>
      <w:pStyle w:val="Footer"/>
      <w:ind w:left="-113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067B3" w14:textId="565DD589" w:rsidR="00A16ED1" w:rsidRDefault="00A16ED1" w:rsidP="0050625D">
    <w:pPr>
      <w:pStyle w:val="Footer"/>
      <w:ind w:left="-1134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9651935"/>
      <w:docPartObj>
        <w:docPartGallery w:val="Page Numbers (Bottom of Page)"/>
        <w:docPartUnique/>
      </w:docPartObj>
    </w:sdtPr>
    <w:sdtEndPr/>
    <w:sdtContent>
      <w:p w14:paraId="22C50571" w14:textId="42617A88" w:rsidR="005F6E2A" w:rsidRDefault="005F6E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443">
          <w:rPr>
            <w:noProof/>
          </w:rPr>
          <w:t>9</w:t>
        </w:r>
        <w:r>
          <w:fldChar w:fldCharType="end"/>
        </w:r>
      </w:p>
    </w:sdtContent>
  </w:sdt>
  <w:p w14:paraId="7B6E7E3D" w14:textId="77777777" w:rsidR="005F6E2A" w:rsidRDefault="005F6E2A" w:rsidP="0050370A">
    <w:pPr>
      <w:pStyle w:val="Footer"/>
      <w:ind w:left="-1134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3835229"/>
      <w:docPartObj>
        <w:docPartGallery w:val="Page Numbers (Bottom of Page)"/>
        <w:docPartUnique/>
      </w:docPartObj>
    </w:sdtPr>
    <w:sdtEndPr/>
    <w:sdtContent>
      <w:p w14:paraId="38E6134F" w14:textId="77777777" w:rsidR="00CD79ED" w:rsidRDefault="00CD79E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7FA21A" w14:textId="77777777" w:rsidR="00CD79ED" w:rsidRDefault="00CD79ED" w:rsidP="00E32304">
    <w:pPr>
      <w:pStyle w:val="Footer"/>
      <w:ind w:left="-1134" w:firstLine="113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00ED9" w14:textId="77777777" w:rsidR="0037392C" w:rsidRDefault="0037392C" w:rsidP="0050370A">
      <w:pPr>
        <w:spacing w:line="240" w:lineRule="auto"/>
      </w:pPr>
      <w:r>
        <w:separator/>
      </w:r>
    </w:p>
  </w:footnote>
  <w:footnote w:type="continuationSeparator" w:id="0">
    <w:p w14:paraId="676340B2" w14:textId="77777777" w:rsidR="0037392C" w:rsidRDefault="0037392C" w:rsidP="0050370A">
      <w:pPr>
        <w:spacing w:line="240" w:lineRule="auto"/>
      </w:pPr>
      <w:r>
        <w:continuationSeparator/>
      </w:r>
    </w:p>
  </w:footnote>
  <w:footnote w:type="continuationNotice" w:id="1">
    <w:p w14:paraId="0ED9D77F" w14:textId="77777777" w:rsidR="0037392C" w:rsidRDefault="0037392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03BE4" w14:textId="77777777" w:rsidR="00A3559D" w:rsidRDefault="00A355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47" w:type="dxa"/>
      <w:tblInd w:w="1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334"/>
      <w:gridCol w:w="3086"/>
      <w:gridCol w:w="1583"/>
      <w:gridCol w:w="1544"/>
    </w:tblGrid>
    <w:tr w:rsidR="00027325" w14:paraId="751D634F" w14:textId="77777777" w:rsidTr="00B16912">
      <w:trPr>
        <w:trHeight w:val="295"/>
      </w:trPr>
      <w:tc>
        <w:tcPr>
          <w:tcW w:w="333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E8B20F4" w14:textId="77777777" w:rsidR="00027325" w:rsidRDefault="00027325" w:rsidP="00027325">
          <w:pPr>
            <w:pStyle w:val="Header"/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58240" behindDoc="0" locked="0" layoutInCell="1" allowOverlap="1" wp14:anchorId="57D80DC1" wp14:editId="16949549">
                <wp:simplePos x="0" y="0"/>
                <wp:positionH relativeFrom="column">
                  <wp:posOffset>162241</wp:posOffset>
                </wp:positionH>
                <wp:positionV relativeFrom="paragraph">
                  <wp:posOffset>176214</wp:posOffset>
                </wp:positionV>
                <wp:extent cx="1644648" cy="539752"/>
                <wp:effectExtent l="0" t="0" r="0" b="0"/>
                <wp:wrapTight wrapText="bothSides">
                  <wp:wrapPolygon edited="0">
                    <wp:start x="0" y="0"/>
                    <wp:lineTo x="500" y="16009"/>
                    <wp:lineTo x="5504" y="20583"/>
                    <wp:lineTo x="8507" y="20583"/>
                    <wp:lineTo x="9758" y="20583"/>
                    <wp:lineTo x="14761" y="20583"/>
                    <wp:lineTo x="21266" y="16009"/>
                    <wp:lineTo x="21266" y="5336"/>
                    <wp:lineTo x="18765" y="3049"/>
                    <wp:lineTo x="5504" y="0"/>
                    <wp:lineTo x="0" y="0"/>
                  </wp:wrapPolygon>
                </wp:wrapTight>
                <wp:docPr id="9" name="Immagine 52" descr="Immagine che contiene segnale, disegnando, cibo, arresto&#10;&#10;Descrizione generata automa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48" cy="539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A7BF6B3" w14:textId="77777777" w:rsidR="00027325" w:rsidRPr="009B0920" w:rsidRDefault="00027325" w:rsidP="00027325">
          <w:pPr>
            <w:pStyle w:val="Header"/>
            <w:jc w:val="center"/>
          </w:pPr>
          <w:r w:rsidRPr="009B0920">
            <w:rPr>
              <w:rFonts w:cs="Calibri"/>
              <w:b/>
              <w:bCs/>
              <w:sz w:val="20"/>
              <w:szCs w:val="20"/>
            </w:rPr>
            <w:t>Proposta tecnica</w:t>
          </w:r>
        </w:p>
      </w:tc>
      <w:tc>
        <w:tcPr>
          <w:tcW w:w="312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0B4047F" w14:textId="77777777" w:rsidR="00027325" w:rsidRPr="009B0920" w:rsidRDefault="00027325" w:rsidP="00027325">
          <w:pPr>
            <w:pStyle w:val="Header"/>
            <w:rPr>
              <w:rFonts w:cs="Calibri"/>
              <w:sz w:val="18"/>
              <w:szCs w:val="18"/>
            </w:rPr>
          </w:pPr>
          <w:r w:rsidRPr="009B0920">
            <w:rPr>
              <w:rFonts w:cs="Calibri"/>
              <w:sz w:val="18"/>
              <w:szCs w:val="18"/>
            </w:rPr>
            <w:t>Data: Febbraio 2020</w:t>
          </w:r>
        </w:p>
      </w:tc>
    </w:tr>
    <w:tr w:rsidR="00027325" w14:paraId="15AEAAE0" w14:textId="77777777" w:rsidTr="00B16912">
      <w:trPr>
        <w:trHeight w:val="295"/>
      </w:trPr>
      <w:tc>
        <w:tcPr>
          <w:tcW w:w="333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377D27A" w14:textId="77777777" w:rsidR="00027325" w:rsidRDefault="00027325" w:rsidP="00027325">
          <w:pPr>
            <w:pStyle w:val="Header"/>
          </w:pPr>
        </w:p>
      </w:tc>
      <w:tc>
        <w:tcPr>
          <w:tcW w:w="30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6D240B4" w14:textId="77777777" w:rsidR="00027325" w:rsidRPr="009B0920" w:rsidRDefault="00027325" w:rsidP="00027325">
          <w:pPr>
            <w:pStyle w:val="Header"/>
            <w:jc w:val="center"/>
            <w:rPr>
              <w:rFonts w:cs="Calibri"/>
              <w:i/>
              <w:sz w:val="18"/>
              <w:szCs w:val="18"/>
            </w:rPr>
          </w:pPr>
        </w:p>
      </w:tc>
      <w:tc>
        <w:tcPr>
          <w:tcW w:w="15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B08FD93" w14:textId="77777777" w:rsidR="00027325" w:rsidRPr="009B0920" w:rsidRDefault="00027325" w:rsidP="00027325">
          <w:pPr>
            <w:pStyle w:val="Header"/>
            <w:rPr>
              <w:rFonts w:cs="Calibri"/>
              <w:sz w:val="18"/>
              <w:szCs w:val="18"/>
            </w:rPr>
          </w:pPr>
          <w:r w:rsidRPr="009B0920">
            <w:rPr>
              <w:rFonts w:cs="Calibri"/>
              <w:sz w:val="18"/>
              <w:szCs w:val="18"/>
            </w:rPr>
            <w:t>Edizione: 1</w:t>
          </w:r>
        </w:p>
      </w:tc>
      <w:tc>
        <w:tcPr>
          <w:tcW w:w="1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2F4D57B" w14:textId="77777777" w:rsidR="00027325" w:rsidRDefault="00027325" w:rsidP="00027325">
          <w:pPr>
            <w:pStyle w:val="Head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Rev. 0</w:t>
          </w:r>
        </w:p>
      </w:tc>
    </w:tr>
    <w:tr w:rsidR="00027325" w14:paraId="0AD20274" w14:textId="77777777" w:rsidTr="00B16912">
      <w:trPr>
        <w:trHeight w:val="295"/>
      </w:trPr>
      <w:tc>
        <w:tcPr>
          <w:tcW w:w="333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8DE0906" w14:textId="77777777" w:rsidR="00027325" w:rsidRDefault="00027325" w:rsidP="00027325">
          <w:pPr>
            <w:pStyle w:val="Header"/>
          </w:pPr>
        </w:p>
      </w:tc>
      <w:tc>
        <w:tcPr>
          <w:tcW w:w="30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0D071E" w14:textId="77777777" w:rsidR="00027325" w:rsidRPr="009B0920" w:rsidRDefault="00027325" w:rsidP="00027325">
          <w:pPr>
            <w:pStyle w:val="Header"/>
            <w:rPr>
              <w:rFonts w:cs="Calibri"/>
              <w:sz w:val="18"/>
              <w:szCs w:val="18"/>
            </w:rPr>
          </w:pPr>
        </w:p>
      </w:tc>
      <w:tc>
        <w:tcPr>
          <w:tcW w:w="312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3D6DEDD" w14:textId="77777777" w:rsidR="00027325" w:rsidRPr="009B0920" w:rsidRDefault="00027325" w:rsidP="00027325">
          <w:pPr>
            <w:pStyle w:val="Header"/>
            <w:rPr>
              <w:rFonts w:cs="Calibri"/>
              <w:sz w:val="18"/>
              <w:szCs w:val="18"/>
            </w:rPr>
          </w:pPr>
          <w:r w:rsidRPr="009B0920">
            <w:rPr>
              <w:rFonts w:cs="Calibri"/>
              <w:sz w:val="18"/>
              <w:szCs w:val="18"/>
            </w:rPr>
            <w:t xml:space="preserve">Codice: </w:t>
          </w:r>
        </w:p>
        <w:p w14:paraId="1530C3BE" w14:textId="77777777" w:rsidR="00027325" w:rsidRPr="009B0920" w:rsidRDefault="00027325" w:rsidP="00027325">
          <w:pPr>
            <w:pStyle w:val="Header"/>
            <w:rPr>
              <w:rFonts w:cs="Calibri"/>
              <w:sz w:val="18"/>
              <w:szCs w:val="18"/>
            </w:rPr>
          </w:pPr>
          <w:r w:rsidRPr="009B0920">
            <w:rPr>
              <w:rFonts w:cs="Calibri"/>
              <w:sz w:val="18"/>
              <w:szCs w:val="18"/>
            </w:rPr>
            <w:t>TCS_RT01_</w:t>
          </w:r>
        </w:p>
      </w:tc>
    </w:tr>
  </w:tbl>
  <w:p w14:paraId="35B4D8FC" w14:textId="77777777" w:rsidR="0050370A" w:rsidRDefault="005037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BD6FB" w14:textId="0B1617C9" w:rsidR="006175D3" w:rsidRDefault="006175D3">
    <w:pPr>
      <w:pStyle w:val="Header"/>
    </w:pPr>
    <w:bookmarkStart w:id="0" w:name="_Toc35357779"/>
    <w:bookmarkStart w:id="1" w:name="_Toc35509917"/>
    <w:bookmarkStart w:id="2" w:name="_Toc35525172"/>
    <w:bookmarkStart w:id="3" w:name="_Toc35531532"/>
    <w:bookmarkStart w:id="4" w:name="_Toc35531779"/>
    <w:bookmarkStart w:id="5" w:name="_Toc35879984"/>
    <w:bookmarkStart w:id="6" w:name="_Toc35880040"/>
    <w:r>
      <w:rPr>
        <w:noProof/>
        <w:lang w:eastAsia="it-IT"/>
      </w:rPr>
      <w:drawing>
        <wp:anchor distT="0" distB="0" distL="114300" distR="114300" simplePos="0" relativeHeight="251658244" behindDoc="1" locked="0" layoutInCell="1" allowOverlap="1" wp14:anchorId="699B22DA" wp14:editId="6787FB2D">
          <wp:simplePos x="0" y="0"/>
          <wp:positionH relativeFrom="margin">
            <wp:align>center</wp:align>
          </wp:positionH>
          <wp:positionV relativeFrom="paragraph">
            <wp:posOffset>-183515</wp:posOffset>
          </wp:positionV>
          <wp:extent cx="2174875" cy="632460"/>
          <wp:effectExtent l="0" t="0" r="0" b="0"/>
          <wp:wrapTight wrapText="bothSides">
            <wp:wrapPolygon edited="0">
              <wp:start x="0" y="0"/>
              <wp:lineTo x="0" y="1952"/>
              <wp:lineTo x="568" y="14964"/>
              <wp:lineTo x="4919" y="20819"/>
              <wp:lineTo x="8514" y="20819"/>
              <wp:lineTo x="9838" y="20819"/>
              <wp:lineTo x="21379" y="20819"/>
              <wp:lineTo x="21379" y="3904"/>
              <wp:lineTo x="5108" y="0"/>
              <wp:lineTo x="0" y="0"/>
            </wp:wrapPolygon>
          </wp:wrapTight>
          <wp:docPr id="14" name="Immagine 2" descr="Immagine che contiene segnale, cib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4875" cy="63246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bookmarkEnd w:id="6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47" w:type="dxa"/>
      <w:tblInd w:w="1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334"/>
      <w:gridCol w:w="3086"/>
      <w:gridCol w:w="1583"/>
      <w:gridCol w:w="1544"/>
    </w:tblGrid>
    <w:tr w:rsidR="00A16ED1" w14:paraId="439D17A5" w14:textId="77777777" w:rsidTr="00B16912">
      <w:trPr>
        <w:trHeight w:val="295"/>
      </w:trPr>
      <w:tc>
        <w:tcPr>
          <w:tcW w:w="333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2AD1632" w14:textId="77777777" w:rsidR="00A16ED1" w:rsidRDefault="00A16ED1" w:rsidP="00027325">
          <w:pPr>
            <w:pStyle w:val="Header"/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58241" behindDoc="0" locked="0" layoutInCell="1" allowOverlap="1" wp14:anchorId="1C48FC10" wp14:editId="36FAC2E3">
                <wp:simplePos x="0" y="0"/>
                <wp:positionH relativeFrom="column">
                  <wp:posOffset>162241</wp:posOffset>
                </wp:positionH>
                <wp:positionV relativeFrom="paragraph">
                  <wp:posOffset>176214</wp:posOffset>
                </wp:positionV>
                <wp:extent cx="1644648" cy="539752"/>
                <wp:effectExtent l="0" t="0" r="0" b="0"/>
                <wp:wrapTight wrapText="bothSides">
                  <wp:wrapPolygon edited="0">
                    <wp:start x="0" y="0"/>
                    <wp:lineTo x="500" y="16009"/>
                    <wp:lineTo x="5504" y="20583"/>
                    <wp:lineTo x="8507" y="20583"/>
                    <wp:lineTo x="9758" y="20583"/>
                    <wp:lineTo x="14761" y="20583"/>
                    <wp:lineTo x="21266" y="16009"/>
                    <wp:lineTo x="21266" y="5336"/>
                    <wp:lineTo x="18765" y="3049"/>
                    <wp:lineTo x="5504" y="0"/>
                    <wp:lineTo x="0" y="0"/>
                  </wp:wrapPolygon>
                </wp:wrapTight>
                <wp:docPr id="6" name="Immagine 52" descr="Immagine che contiene segnale, disegnando, cibo, arresto&#10;&#10;Descrizione generata automa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48" cy="539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395554" w14:textId="77777777" w:rsidR="00A16ED1" w:rsidRPr="00705C9C" w:rsidRDefault="00A16ED1" w:rsidP="00027325">
          <w:pPr>
            <w:pStyle w:val="Header"/>
            <w:jc w:val="cent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b/>
              <w:bCs/>
              <w:sz w:val="16"/>
              <w:szCs w:val="16"/>
            </w:rPr>
            <w:t>Proposta tecnica</w:t>
          </w:r>
        </w:p>
      </w:tc>
      <w:tc>
        <w:tcPr>
          <w:tcW w:w="312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38B5732" w14:textId="3E852DC7" w:rsidR="00A16ED1" w:rsidRPr="00705C9C" w:rsidRDefault="00A16ED1" w:rsidP="00027325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 xml:space="preserve">Data: </w:t>
          </w:r>
          <w:r w:rsidR="0050625D">
            <w:rPr>
              <w:rFonts w:cs="Arial"/>
              <w:sz w:val="16"/>
              <w:szCs w:val="16"/>
            </w:rPr>
            <w:fldChar w:fldCharType="begin"/>
          </w:r>
          <w:r w:rsidR="0050625D">
            <w:rPr>
              <w:rFonts w:cs="Arial"/>
              <w:sz w:val="16"/>
              <w:szCs w:val="16"/>
            </w:rPr>
            <w:instrText xml:space="preserve"> TIME \@ "dd/MM/yyyy" </w:instrText>
          </w:r>
          <w:r w:rsidR="0050625D">
            <w:rPr>
              <w:rFonts w:cs="Arial"/>
              <w:sz w:val="16"/>
              <w:szCs w:val="16"/>
            </w:rPr>
            <w:fldChar w:fldCharType="separate"/>
          </w:r>
          <w:r w:rsidR="00BC553B">
            <w:rPr>
              <w:rFonts w:cs="Arial"/>
              <w:noProof/>
              <w:sz w:val="16"/>
              <w:szCs w:val="16"/>
            </w:rPr>
            <w:t>17/09/2025</w:t>
          </w:r>
          <w:r w:rsidR="0050625D">
            <w:rPr>
              <w:rFonts w:cs="Arial"/>
              <w:sz w:val="16"/>
              <w:szCs w:val="16"/>
            </w:rPr>
            <w:fldChar w:fldCharType="end"/>
          </w:r>
        </w:p>
      </w:tc>
    </w:tr>
    <w:tr w:rsidR="00A16ED1" w14:paraId="4BAE49F6" w14:textId="77777777" w:rsidTr="00B16912">
      <w:trPr>
        <w:trHeight w:val="295"/>
      </w:trPr>
      <w:tc>
        <w:tcPr>
          <w:tcW w:w="333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CA0DFCB" w14:textId="77777777" w:rsidR="00A16ED1" w:rsidRDefault="00A16ED1" w:rsidP="00027325">
          <w:pPr>
            <w:pStyle w:val="Header"/>
          </w:pPr>
        </w:p>
      </w:tc>
      <w:tc>
        <w:tcPr>
          <w:tcW w:w="30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B65A32" w14:textId="77777777" w:rsidR="00A16ED1" w:rsidRPr="00705C9C" w:rsidRDefault="00A16ED1" w:rsidP="00027325">
          <w:pPr>
            <w:pStyle w:val="Header"/>
            <w:jc w:val="center"/>
            <w:rPr>
              <w:rFonts w:cs="Arial"/>
              <w:i/>
              <w:sz w:val="16"/>
              <w:szCs w:val="16"/>
            </w:rPr>
          </w:pPr>
        </w:p>
      </w:tc>
      <w:tc>
        <w:tcPr>
          <w:tcW w:w="15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8AEF5EC" w14:textId="77777777" w:rsidR="00A16ED1" w:rsidRPr="00705C9C" w:rsidRDefault="00A16ED1" w:rsidP="00027325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>Edizione: 1</w:t>
          </w:r>
        </w:p>
      </w:tc>
      <w:tc>
        <w:tcPr>
          <w:tcW w:w="1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B1D3CB2" w14:textId="77777777" w:rsidR="00A16ED1" w:rsidRPr="00705C9C" w:rsidRDefault="00A16ED1" w:rsidP="00027325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>Rev. 0</w:t>
          </w:r>
        </w:p>
      </w:tc>
    </w:tr>
    <w:tr w:rsidR="00A16ED1" w14:paraId="77C290DB" w14:textId="77777777" w:rsidTr="00B16912">
      <w:trPr>
        <w:trHeight w:val="295"/>
      </w:trPr>
      <w:tc>
        <w:tcPr>
          <w:tcW w:w="333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8583F46" w14:textId="77777777" w:rsidR="00A16ED1" w:rsidRDefault="00A16ED1" w:rsidP="00027325">
          <w:pPr>
            <w:pStyle w:val="Header"/>
          </w:pPr>
        </w:p>
      </w:tc>
      <w:tc>
        <w:tcPr>
          <w:tcW w:w="30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80699F" w14:textId="77777777" w:rsidR="00A16ED1" w:rsidRPr="00705C9C" w:rsidRDefault="00A16ED1" w:rsidP="00027325">
          <w:pPr>
            <w:pStyle w:val="Header"/>
            <w:rPr>
              <w:rFonts w:cs="Arial"/>
              <w:sz w:val="16"/>
              <w:szCs w:val="16"/>
            </w:rPr>
          </w:pPr>
        </w:p>
      </w:tc>
      <w:tc>
        <w:tcPr>
          <w:tcW w:w="312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560E915" w14:textId="77777777" w:rsidR="00A16ED1" w:rsidRPr="00705C9C" w:rsidRDefault="00A16ED1" w:rsidP="00027325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 xml:space="preserve">Codice: </w:t>
          </w:r>
        </w:p>
        <w:p w14:paraId="41DA88E5" w14:textId="730BF71B" w:rsidR="00A16ED1" w:rsidRPr="00705C9C" w:rsidRDefault="00A16ED1" w:rsidP="00027325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>TCS_RT01_</w:t>
          </w:r>
          <w:r w:rsidR="00CF7852">
            <w:rPr>
              <w:rFonts w:cs="Arial"/>
              <w:sz w:val="16"/>
              <w:szCs w:val="16"/>
            </w:rPr>
            <w:t>MEDUSA</w:t>
          </w:r>
        </w:p>
      </w:tc>
    </w:tr>
  </w:tbl>
  <w:p w14:paraId="7E3C0F53" w14:textId="57EF6DDA" w:rsidR="00A16ED1" w:rsidRDefault="00A16ED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47" w:type="dxa"/>
      <w:tblInd w:w="1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334"/>
      <w:gridCol w:w="3086"/>
      <w:gridCol w:w="1583"/>
      <w:gridCol w:w="1544"/>
    </w:tblGrid>
    <w:tr w:rsidR="00A16ED1" w14:paraId="03741F4F" w14:textId="77777777" w:rsidTr="00B16912">
      <w:trPr>
        <w:trHeight w:val="295"/>
      </w:trPr>
      <w:tc>
        <w:tcPr>
          <w:tcW w:w="333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105471F" w14:textId="77777777" w:rsidR="00A16ED1" w:rsidRDefault="00A16ED1" w:rsidP="00A16ED1">
          <w:pPr>
            <w:pStyle w:val="Header"/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58242" behindDoc="0" locked="0" layoutInCell="1" allowOverlap="1" wp14:anchorId="4D134678" wp14:editId="778358C9">
                <wp:simplePos x="0" y="0"/>
                <wp:positionH relativeFrom="column">
                  <wp:posOffset>162241</wp:posOffset>
                </wp:positionH>
                <wp:positionV relativeFrom="paragraph">
                  <wp:posOffset>176214</wp:posOffset>
                </wp:positionV>
                <wp:extent cx="1644648" cy="539752"/>
                <wp:effectExtent l="0" t="0" r="0" b="0"/>
                <wp:wrapTight wrapText="bothSides">
                  <wp:wrapPolygon edited="0">
                    <wp:start x="0" y="0"/>
                    <wp:lineTo x="500" y="16009"/>
                    <wp:lineTo x="5504" y="20583"/>
                    <wp:lineTo x="8507" y="20583"/>
                    <wp:lineTo x="9758" y="20583"/>
                    <wp:lineTo x="14761" y="20583"/>
                    <wp:lineTo x="21266" y="16009"/>
                    <wp:lineTo x="21266" y="5336"/>
                    <wp:lineTo x="18765" y="3049"/>
                    <wp:lineTo x="5504" y="0"/>
                    <wp:lineTo x="0" y="0"/>
                  </wp:wrapPolygon>
                </wp:wrapTight>
                <wp:docPr id="7" name="Immagine 52" descr="Immagine che contiene segnale, disegnando, cibo, arresto&#10;&#10;Descrizione generata automa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48" cy="539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864F92" w14:textId="77777777" w:rsidR="00A16ED1" w:rsidRPr="00705C9C" w:rsidRDefault="00A16ED1" w:rsidP="00A16ED1">
          <w:pPr>
            <w:pStyle w:val="Header"/>
            <w:jc w:val="center"/>
            <w:rPr>
              <w:rFonts w:cs="Arial"/>
            </w:rPr>
          </w:pPr>
          <w:r w:rsidRPr="00705C9C">
            <w:rPr>
              <w:rFonts w:cs="Arial"/>
              <w:sz w:val="20"/>
              <w:szCs w:val="20"/>
            </w:rPr>
            <w:t>Proposta tecnica</w:t>
          </w:r>
        </w:p>
      </w:tc>
      <w:tc>
        <w:tcPr>
          <w:tcW w:w="312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A76FAE" w14:textId="7C1A8B23" w:rsidR="00A16ED1" w:rsidRPr="00705C9C" w:rsidRDefault="00A16ED1" w:rsidP="00A16ED1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 xml:space="preserve">Data: </w:t>
          </w:r>
          <w:r w:rsidR="00CD79ED">
            <w:rPr>
              <w:rFonts w:cs="Arial"/>
              <w:sz w:val="16"/>
              <w:szCs w:val="16"/>
            </w:rPr>
            <w:fldChar w:fldCharType="begin"/>
          </w:r>
          <w:r w:rsidR="00CD79ED">
            <w:rPr>
              <w:rFonts w:cs="Arial"/>
              <w:sz w:val="16"/>
              <w:szCs w:val="16"/>
            </w:rPr>
            <w:instrText xml:space="preserve"> TIME \@ "dd/MM/yyyy" </w:instrText>
          </w:r>
          <w:r w:rsidR="00CD79ED">
            <w:rPr>
              <w:rFonts w:cs="Arial"/>
              <w:sz w:val="16"/>
              <w:szCs w:val="16"/>
            </w:rPr>
            <w:fldChar w:fldCharType="separate"/>
          </w:r>
          <w:r w:rsidR="00BC553B">
            <w:rPr>
              <w:rFonts w:cs="Arial"/>
              <w:noProof/>
              <w:sz w:val="16"/>
              <w:szCs w:val="16"/>
            </w:rPr>
            <w:t>17/09/2025</w:t>
          </w:r>
          <w:r w:rsidR="00CD79ED">
            <w:rPr>
              <w:rFonts w:cs="Arial"/>
              <w:sz w:val="16"/>
              <w:szCs w:val="16"/>
            </w:rPr>
            <w:fldChar w:fldCharType="end"/>
          </w:r>
        </w:p>
      </w:tc>
    </w:tr>
    <w:tr w:rsidR="00A16ED1" w14:paraId="2E4A9714" w14:textId="77777777" w:rsidTr="00B16912">
      <w:trPr>
        <w:trHeight w:val="295"/>
      </w:trPr>
      <w:tc>
        <w:tcPr>
          <w:tcW w:w="333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8E1DCEA" w14:textId="77777777" w:rsidR="00A16ED1" w:rsidRDefault="00A16ED1" w:rsidP="00A16ED1">
          <w:pPr>
            <w:pStyle w:val="Header"/>
          </w:pPr>
        </w:p>
      </w:tc>
      <w:tc>
        <w:tcPr>
          <w:tcW w:w="30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BE4ADDD" w14:textId="77777777" w:rsidR="00A16ED1" w:rsidRPr="009B0920" w:rsidRDefault="00A16ED1" w:rsidP="00A16ED1">
          <w:pPr>
            <w:pStyle w:val="Header"/>
            <w:jc w:val="center"/>
            <w:rPr>
              <w:rFonts w:cs="Calibri"/>
              <w:i/>
              <w:sz w:val="18"/>
              <w:szCs w:val="18"/>
            </w:rPr>
          </w:pPr>
        </w:p>
      </w:tc>
      <w:tc>
        <w:tcPr>
          <w:tcW w:w="15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EEBB3E" w14:textId="77777777" w:rsidR="00A16ED1" w:rsidRPr="00705C9C" w:rsidRDefault="00A16ED1" w:rsidP="00A16ED1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 xml:space="preserve">Edizione: </w:t>
          </w:r>
          <w:r w:rsidR="00CD79ED">
            <w:rPr>
              <w:rFonts w:cs="Arial"/>
              <w:sz w:val="16"/>
              <w:szCs w:val="16"/>
            </w:rPr>
            <w:t>1</w:t>
          </w:r>
        </w:p>
      </w:tc>
      <w:tc>
        <w:tcPr>
          <w:tcW w:w="1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7923010" w14:textId="77777777" w:rsidR="00A16ED1" w:rsidRPr="00705C9C" w:rsidRDefault="00A16ED1" w:rsidP="00A16ED1">
          <w:pPr>
            <w:pStyle w:val="Head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>Rev. 0</w:t>
          </w:r>
        </w:p>
      </w:tc>
    </w:tr>
    <w:tr w:rsidR="00A16ED1" w14:paraId="6A48D5E0" w14:textId="77777777" w:rsidTr="00B346E5">
      <w:trPr>
        <w:trHeight w:val="295"/>
      </w:trPr>
      <w:tc>
        <w:tcPr>
          <w:tcW w:w="333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9295C1" w14:textId="77777777" w:rsidR="00A16ED1" w:rsidRDefault="00A16ED1" w:rsidP="00A16ED1">
          <w:pPr>
            <w:pStyle w:val="Header"/>
          </w:pPr>
        </w:p>
      </w:tc>
      <w:tc>
        <w:tcPr>
          <w:tcW w:w="30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8815DB" w14:textId="77777777" w:rsidR="00A16ED1" w:rsidRPr="009B0920" w:rsidRDefault="00A16ED1" w:rsidP="00A16ED1">
          <w:pPr>
            <w:pStyle w:val="Header"/>
            <w:rPr>
              <w:rFonts w:cs="Calibri"/>
              <w:sz w:val="18"/>
              <w:szCs w:val="18"/>
            </w:rPr>
          </w:pPr>
        </w:p>
      </w:tc>
      <w:tc>
        <w:tcPr>
          <w:tcW w:w="312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7BB5F6D" w14:textId="573357EF" w:rsidR="00A16ED1" w:rsidRPr="00705C9C" w:rsidRDefault="00A16ED1" w:rsidP="00B346E5">
          <w:pPr>
            <w:pStyle w:val="Header"/>
            <w:jc w:val="center"/>
            <w:rPr>
              <w:rFonts w:cs="Arial"/>
              <w:sz w:val="16"/>
              <w:szCs w:val="16"/>
            </w:rPr>
          </w:pPr>
          <w:r w:rsidRPr="00705C9C">
            <w:rPr>
              <w:rFonts w:cs="Arial"/>
              <w:sz w:val="16"/>
              <w:szCs w:val="16"/>
            </w:rPr>
            <w:t>Codice: TCS_</w:t>
          </w:r>
          <w:r w:rsidR="00E32304">
            <w:rPr>
              <w:rFonts w:cs="Arial"/>
              <w:sz w:val="16"/>
              <w:szCs w:val="16"/>
            </w:rPr>
            <w:t>RT</w:t>
          </w:r>
          <w:r w:rsidR="00B346E5">
            <w:rPr>
              <w:rFonts w:cs="Arial"/>
              <w:sz w:val="16"/>
              <w:szCs w:val="16"/>
            </w:rPr>
            <w:t>0</w:t>
          </w:r>
          <w:r w:rsidR="00E32304">
            <w:rPr>
              <w:rFonts w:cs="Arial"/>
              <w:sz w:val="16"/>
              <w:szCs w:val="16"/>
            </w:rPr>
            <w:t>1</w:t>
          </w:r>
          <w:r w:rsidR="00CD79ED">
            <w:rPr>
              <w:rFonts w:cs="Arial"/>
              <w:sz w:val="16"/>
              <w:szCs w:val="16"/>
            </w:rPr>
            <w:t>_</w:t>
          </w:r>
          <w:r w:rsidR="00CF7852">
            <w:rPr>
              <w:rFonts w:cs="Arial"/>
              <w:sz w:val="16"/>
              <w:szCs w:val="16"/>
            </w:rPr>
            <w:t>MEDUSA</w:t>
          </w:r>
        </w:p>
      </w:tc>
    </w:tr>
  </w:tbl>
  <w:p w14:paraId="0741E731" w14:textId="77777777" w:rsidR="00A16ED1" w:rsidRDefault="00A16E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2A403F82"/>
    <w:lvl w:ilvl="0">
      <w:start w:val="1"/>
      <w:numFmt w:val="decimal"/>
      <w:pStyle w:val="ELENCONUMERAT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C0AA2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702BF"/>
    <w:multiLevelType w:val="hybridMultilevel"/>
    <w:tmpl w:val="120468C0"/>
    <w:lvl w:ilvl="0" w:tplc="238AA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C2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528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42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C4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C29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E9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01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60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9E435F"/>
    <w:multiLevelType w:val="hybridMultilevel"/>
    <w:tmpl w:val="FFAC0F8A"/>
    <w:lvl w:ilvl="0" w:tplc="809C5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0A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E2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0C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A0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B2B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AA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2F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69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736FED"/>
    <w:multiLevelType w:val="multilevel"/>
    <w:tmpl w:val="6226A2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3D40A2D"/>
    <w:multiLevelType w:val="hybridMultilevel"/>
    <w:tmpl w:val="77D8FA16"/>
    <w:lvl w:ilvl="0" w:tplc="6A3611E2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B2EB6"/>
    <w:multiLevelType w:val="multilevel"/>
    <w:tmpl w:val="6E82FB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0A14480D"/>
    <w:multiLevelType w:val="hybridMultilevel"/>
    <w:tmpl w:val="B7A01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62D21"/>
    <w:multiLevelType w:val="multilevel"/>
    <w:tmpl w:val="213E9C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DD3EA06"/>
    <w:multiLevelType w:val="hybridMultilevel"/>
    <w:tmpl w:val="2544FA30"/>
    <w:lvl w:ilvl="0" w:tplc="BDA86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C0F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AE3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6B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C4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24D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62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89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8F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92F68"/>
    <w:multiLevelType w:val="hybridMultilevel"/>
    <w:tmpl w:val="EBC0DF3E"/>
    <w:lvl w:ilvl="0" w:tplc="CCFC886E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95CE3"/>
    <w:multiLevelType w:val="hybridMultilevel"/>
    <w:tmpl w:val="8F320C8A"/>
    <w:lvl w:ilvl="0" w:tplc="CB96BD1C">
      <w:start w:val="1"/>
      <w:numFmt w:val="bullet"/>
      <w:pStyle w:val="ListBullet2"/>
      <w:lvlText w:val="o"/>
      <w:lvlJc w:val="left"/>
      <w:pPr>
        <w:ind w:left="14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2CE47135"/>
    <w:multiLevelType w:val="hybridMultilevel"/>
    <w:tmpl w:val="A25E6E52"/>
    <w:lvl w:ilvl="0" w:tplc="0410000F">
      <w:start w:val="1"/>
      <w:numFmt w:val="decimal"/>
      <w:lvlText w:val="%1."/>
      <w:lvlJc w:val="left"/>
      <w:pPr>
        <w:ind w:left="774" w:hanging="360"/>
      </w:pPr>
    </w:lvl>
    <w:lvl w:ilvl="1" w:tplc="04100019" w:tentative="1">
      <w:start w:val="1"/>
      <w:numFmt w:val="lowerLetter"/>
      <w:lvlText w:val="%2."/>
      <w:lvlJc w:val="left"/>
      <w:pPr>
        <w:ind w:left="1494" w:hanging="360"/>
      </w:pPr>
    </w:lvl>
    <w:lvl w:ilvl="2" w:tplc="0410001B" w:tentative="1">
      <w:start w:val="1"/>
      <w:numFmt w:val="lowerRoman"/>
      <w:lvlText w:val="%3."/>
      <w:lvlJc w:val="right"/>
      <w:pPr>
        <w:ind w:left="2214" w:hanging="180"/>
      </w:pPr>
    </w:lvl>
    <w:lvl w:ilvl="3" w:tplc="0410000F" w:tentative="1">
      <w:start w:val="1"/>
      <w:numFmt w:val="decimal"/>
      <w:lvlText w:val="%4."/>
      <w:lvlJc w:val="left"/>
      <w:pPr>
        <w:ind w:left="2934" w:hanging="360"/>
      </w:pPr>
    </w:lvl>
    <w:lvl w:ilvl="4" w:tplc="04100019" w:tentative="1">
      <w:start w:val="1"/>
      <w:numFmt w:val="lowerLetter"/>
      <w:lvlText w:val="%5."/>
      <w:lvlJc w:val="left"/>
      <w:pPr>
        <w:ind w:left="3654" w:hanging="360"/>
      </w:pPr>
    </w:lvl>
    <w:lvl w:ilvl="5" w:tplc="0410001B" w:tentative="1">
      <w:start w:val="1"/>
      <w:numFmt w:val="lowerRoman"/>
      <w:lvlText w:val="%6."/>
      <w:lvlJc w:val="right"/>
      <w:pPr>
        <w:ind w:left="4374" w:hanging="180"/>
      </w:pPr>
    </w:lvl>
    <w:lvl w:ilvl="6" w:tplc="0410000F" w:tentative="1">
      <w:start w:val="1"/>
      <w:numFmt w:val="decimal"/>
      <w:lvlText w:val="%7."/>
      <w:lvlJc w:val="left"/>
      <w:pPr>
        <w:ind w:left="5094" w:hanging="360"/>
      </w:pPr>
    </w:lvl>
    <w:lvl w:ilvl="7" w:tplc="04100019" w:tentative="1">
      <w:start w:val="1"/>
      <w:numFmt w:val="lowerLetter"/>
      <w:lvlText w:val="%8."/>
      <w:lvlJc w:val="left"/>
      <w:pPr>
        <w:ind w:left="5814" w:hanging="360"/>
      </w:pPr>
    </w:lvl>
    <w:lvl w:ilvl="8" w:tplc="0410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2EC45A7A"/>
    <w:multiLevelType w:val="hybridMultilevel"/>
    <w:tmpl w:val="9418C9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B46BF"/>
    <w:multiLevelType w:val="hybridMultilevel"/>
    <w:tmpl w:val="4B08E0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718D6"/>
    <w:multiLevelType w:val="multilevel"/>
    <w:tmpl w:val="8C94981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5405E82"/>
    <w:multiLevelType w:val="hybridMultilevel"/>
    <w:tmpl w:val="B30C7F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62170"/>
    <w:multiLevelType w:val="hybridMultilevel"/>
    <w:tmpl w:val="744268A6"/>
    <w:lvl w:ilvl="0" w:tplc="26D62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B8E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C9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A5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2C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20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60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D07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9A2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20FA5"/>
    <w:multiLevelType w:val="hybridMultilevel"/>
    <w:tmpl w:val="85EC40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A6A7F"/>
    <w:multiLevelType w:val="multilevel"/>
    <w:tmpl w:val="AD0C5B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5566A52"/>
    <w:multiLevelType w:val="hybridMultilevel"/>
    <w:tmpl w:val="2D6629D4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65605789"/>
    <w:multiLevelType w:val="multilevel"/>
    <w:tmpl w:val="D0F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A7F39"/>
    <w:multiLevelType w:val="hybridMultilevel"/>
    <w:tmpl w:val="F5020AF4"/>
    <w:lvl w:ilvl="0" w:tplc="0410000F">
      <w:start w:val="1"/>
      <w:numFmt w:val="decimal"/>
      <w:lvlText w:val="%1."/>
      <w:lvlJc w:val="left"/>
      <w:pPr>
        <w:ind w:left="774" w:hanging="360"/>
      </w:pPr>
    </w:lvl>
    <w:lvl w:ilvl="1" w:tplc="04100019" w:tentative="1">
      <w:start w:val="1"/>
      <w:numFmt w:val="lowerLetter"/>
      <w:lvlText w:val="%2."/>
      <w:lvlJc w:val="left"/>
      <w:pPr>
        <w:ind w:left="1494" w:hanging="360"/>
      </w:pPr>
    </w:lvl>
    <w:lvl w:ilvl="2" w:tplc="0410001B" w:tentative="1">
      <w:start w:val="1"/>
      <w:numFmt w:val="lowerRoman"/>
      <w:lvlText w:val="%3."/>
      <w:lvlJc w:val="right"/>
      <w:pPr>
        <w:ind w:left="2214" w:hanging="180"/>
      </w:pPr>
    </w:lvl>
    <w:lvl w:ilvl="3" w:tplc="0410000F" w:tentative="1">
      <w:start w:val="1"/>
      <w:numFmt w:val="decimal"/>
      <w:lvlText w:val="%4."/>
      <w:lvlJc w:val="left"/>
      <w:pPr>
        <w:ind w:left="2934" w:hanging="360"/>
      </w:pPr>
    </w:lvl>
    <w:lvl w:ilvl="4" w:tplc="04100019" w:tentative="1">
      <w:start w:val="1"/>
      <w:numFmt w:val="lowerLetter"/>
      <w:lvlText w:val="%5."/>
      <w:lvlJc w:val="left"/>
      <w:pPr>
        <w:ind w:left="3654" w:hanging="360"/>
      </w:pPr>
    </w:lvl>
    <w:lvl w:ilvl="5" w:tplc="0410001B" w:tentative="1">
      <w:start w:val="1"/>
      <w:numFmt w:val="lowerRoman"/>
      <w:lvlText w:val="%6."/>
      <w:lvlJc w:val="right"/>
      <w:pPr>
        <w:ind w:left="4374" w:hanging="180"/>
      </w:pPr>
    </w:lvl>
    <w:lvl w:ilvl="6" w:tplc="0410000F" w:tentative="1">
      <w:start w:val="1"/>
      <w:numFmt w:val="decimal"/>
      <w:lvlText w:val="%7."/>
      <w:lvlJc w:val="left"/>
      <w:pPr>
        <w:ind w:left="5094" w:hanging="360"/>
      </w:pPr>
    </w:lvl>
    <w:lvl w:ilvl="7" w:tplc="04100019" w:tentative="1">
      <w:start w:val="1"/>
      <w:numFmt w:val="lowerLetter"/>
      <w:lvlText w:val="%8."/>
      <w:lvlJc w:val="left"/>
      <w:pPr>
        <w:ind w:left="5814" w:hanging="360"/>
      </w:pPr>
    </w:lvl>
    <w:lvl w:ilvl="8" w:tplc="0410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3" w15:restartNumberingAfterBreak="0">
    <w:nsid w:val="6E7B33D8"/>
    <w:multiLevelType w:val="hybridMultilevel"/>
    <w:tmpl w:val="081091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C96AE0"/>
    <w:multiLevelType w:val="multilevel"/>
    <w:tmpl w:val="A514A0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7723590"/>
    <w:multiLevelType w:val="multilevel"/>
    <w:tmpl w:val="F2427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0648540">
    <w:abstractNumId w:val="17"/>
  </w:num>
  <w:num w:numId="2" w16cid:durableId="2027974825">
    <w:abstractNumId w:val="2"/>
  </w:num>
  <w:num w:numId="3" w16cid:durableId="1530141120">
    <w:abstractNumId w:val="3"/>
  </w:num>
  <w:num w:numId="4" w16cid:durableId="796333209">
    <w:abstractNumId w:val="9"/>
  </w:num>
  <w:num w:numId="5" w16cid:durableId="1993869036">
    <w:abstractNumId w:val="0"/>
  </w:num>
  <w:num w:numId="6" w16cid:durableId="1469082858">
    <w:abstractNumId w:val="1"/>
  </w:num>
  <w:num w:numId="7" w16cid:durableId="700395617">
    <w:abstractNumId w:val="11"/>
  </w:num>
  <w:num w:numId="8" w16cid:durableId="1604455016">
    <w:abstractNumId w:val="15"/>
  </w:num>
  <w:num w:numId="9" w16cid:durableId="1951161352">
    <w:abstractNumId w:val="15"/>
  </w:num>
  <w:num w:numId="10" w16cid:durableId="1731928459">
    <w:abstractNumId w:val="25"/>
  </w:num>
  <w:num w:numId="11" w16cid:durableId="1253511050">
    <w:abstractNumId w:val="16"/>
  </w:num>
  <w:num w:numId="12" w16cid:durableId="2134135242">
    <w:abstractNumId w:val="6"/>
  </w:num>
  <w:num w:numId="13" w16cid:durableId="920605378">
    <w:abstractNumId w:val="4"/>
  </w:num>
  <w:num w:numId="14" w16cid:durableId="1519462405">
    <w:abstractNumId w:val="24"/>
  </w:num>
  <w:num w:numId="15" w16cid:durableId="710767883">
    <w:abstractNumId w:val="8"/>
  </w:num>
  <w:num w:numId="16" w16cid:durableId="302196245">
    <w:abstractNumId w:val="20"/>
  </w:num>
  <w:num w:numId="17" w16cid:durableId="612829588">
    <w:abstractNumId w:val="23"/>
  </w:num>
  <w:num w:numId="18" w16cid:durableId="185292042">
    <w:abstractNumId w:val="19"/>
  </w:num>
  <w:num w:numId="19" w16cid:durableId="2113552676">
    <w:abstractNumId w:val="10"/>
  </w:num>
  <w:num w:numId="20" w16cid:durableId="1221283660">
    <w:abstractNumId w:val="7"/>
  </w:num>
  <w:num w:numId="21" w16cid:durableId="1724022117">
    <w:abstractNumId w:val="5"/>
  </w:num>
  <w:num w:numId="22" w16cid:durableId="495346685">
    <w:abstractNumId w:val="18"/>
  </w:num>
  <w:num w:numId="23" w16cid:durableId="2131590223">
    <w:abstractNumId w:val="15"/>
  </w:num>
  <w:num w:numId="24" w16cid:durableId="175776858">
    <w:abstractNumId w:val="15"/>
    <w:lvlOverride w:ilvl="0">
      <w:startOverride w:val="5"/>
    </w:lvlOverride>
    <w:lvlOverride w:ilvl="1">
      <w:startOverride w:val="1"/>
    </w:lvlOverride>
  </w:num>
  <w:num w:numId="25" w16cid:durableId="1541824325">
    <w:abstractNumId w:val="15"/>
  </w:num>
  <w:num w:numId="26" w16cid:durableId="853811375">
    <w:abstractNumId w:val="15"/>
  </w:num>
  <w:num w:numId="27" w16cid:durableId="182325106">
    <w:abstractNumId w:val="15"/>
  </w:num>
  <w:num w:numId="28" w16cid:durableId="1057096281">
    <w:abstractNumId w:val="15"/>
  </w:num>
  <w:num w:numId="29" w16cid:durableId="290596020">
    <w:abstractNumId w:val="15"/>
  </w:num>
  <w:num w:numId="30" w16cid:durableId="357388361">
    <w:abstractNumId w:val="15"/>
  </w:num>
  <w:num w:numId="31" w16cid:durableId="1932276212">
    <w:abstractNumId w:val="15"/>
  </w:num>
  <w:num w:numId="32" w16cid:durableId="2016228196">
    <w:abstractNumId w:val="15"/>
  </w:num>
  <w:num w:numId="33" w16cid:durableId="952783747">
    <w:abstractNumId w:val="15"/>
  </w:num>
  <w:num w:numId="34" w16cid:durableId="1979995795">
    <w:abstractNumId w:val="21"/>
  </w:num>
  <w:num w:numId="35" w16cid:durableId="437146500">
    <w:abstractNumId w:val="14"/>
  </w:num>
  <w:num w:numId="36" w16cid:durableId="1449740713">
    <w:abstractNumId w:val="13"/>
  </w:num>
  <w:num w:numId="37" w16cid:durableId="334721702">
    <w:abstractNumId w:val="12"/>
  </w:num>
  <w:num w:numId="38" w16cid:durableId="1560631954">
    <w:abstractNumId w:val="2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iele Di Noto">
    <w15:presenceInfo w15:providerId="AD" w15:userId="S::d.dinoto@teleconsys.it::b95781cd-dd38-4f8a-b385-7604df60de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0C"/>
    <w:rsid w:val="0000311C"/>
    <w:rsid w:val="000108AB"/>
    <w:rsid w:val="000133BB"/>
    <w:rsid w:val="00014055"/>
    <w:rsid w:val="000241FB"/>
    <w:rsid w:val="00025EB2"/>
    <w:rsid w:val="000260A8"/>
    <w:rsid w:val="00026D96"/>
    <w:rsid w:val="00027325"/>
    <w:rsid w:val="00027D70"/>
    <w:rsid w:val="000307E3"/>
    <w:rsid w:val="00032610"/>
    <w:rsid w:val="00032686"/>
    <w:rsid w:val="00036F30"/>
    <w:rsid w:val="00041CD7"/>
    <w:rsid w:val="0004600E"/>
    <w:rsid w:val="00046A37"/>
    <w:rsid w:val="0005119B"/>
    <w:rsid w:val="00052C1E"/>
    <w:rsid w:val="000530D9"/>
    <w:rsid w:val="00060816"/>
    <w:rsid w:val="00060D87"/>
    <w:rsid w:val="00060E56"/>
    <w:rsid w:val="000615B5"/>
    <w:rsid w:val="000617A2"/>
    <w:rsid w:val="00064A85"/>
    <w:rsid w:val="000736A7"/>
    <w:rsid w:val="00073BA9"/>
    <w:rsid w:val="00080243"/>
    <w:rsid w:val="00081075"/>
    <w:rsid w:val="00082747"/>
    <w:rsid w:val="00084350"/>
    <w:rsid w:val="00087CA7"/>
    <w:rsid w:val="00095174"/>
    <w:rsid w:val="00095B2E"/>
    <w:rsid w:val="000A0295"/>
    <w:rsid w:val="000A1B9B"/>
    <w:rsid w:val="000A5E0D"/>
    <w:rsid w:val="000B3F58"/>
    <w:rsid w:val="000B46E9"/>
    <w:rsid w:val="000B52B3"/>
    <w:rsid w:val="000B6FB2"/>
    <w:rsid w:val="000C4D2B"/>
    <w:rsid w:val="000C5632"/>
    <w:rsid w:val="000D5A39"/>
    <w:rsid w:val="000E22C1"/>
    <w:rsid w:val="000E35C4"/>
    <w:rsid w:val="000E60B4"/>
    <w:rsid w:val="000E72CD"/>
    <w:rsid w:val="000F0B49"/>
    <w:rsid w:val="000F1466"/>
    <w:rsid w:val="000F1A73"/>
    <w:rsid w:val="001003C9"/>
    <w:rsid w:val="00102945"/>
    <w:rsid w:val="0011252C"/>
    <w:rsid w:val="00112BB2"/>
    <w:rsid w:val="001154AD"/>
    <w:rsid w:val="00115E01"/>
    <w:rsid w:val="001200BE"/>
    <w:rsid w:val="00132CDB"/>
    <w:rsid w:val="001331DD"/>
    <w:rsid w:val="00133EDC"/>
    <w:rsid w:val="00134A6F"/>
    <w:rsid w:val="0013574E"/>
    <w:rsid w:val="0014200A"/>
    <w:rsid w:val="00142955"/>
    <w:rsid w:val="001437CA"/>
    <w:rsid w:val="00144F31"/>
    <w:rsid w:val="00145450"/>
    <w:rsid w:val="00145C05"/>
    <w:rsid w:val="00146B21"/>
    <w:rsid w:val="001517A3"/>
    <w:rsid w:val="00153918"/>
    <w:rsid w:val="001708CE"/>
    <w:rsid w:val="00171514"/>
    <w:rsid w:val="00184244"/>
    <w:rsid w:val="001873D5"/>
    <w:rsid w:val="00191CD5"/>
    <w:rsid w:val="001937CF"/>
    <w:rsid w:val="001A44B0"/>
    <w:rsid w:val="001A4EBC"/>
    <w:rsid w:val="001B3EAD"/>
    <w:rsid w:val="001B4727"/>
    <w:rsid w:val="001B56D1"/>
    <w:rsid w:val="001B5BC1"/>
    <w:rsid w:val="001C6BE5"/>
    <w:rsid w:val="001D21E2"/>
    <w:rsid w:val="001D3E7A"/>
    <w:rsid w:val="001D5E29"/>
    <w:rsid w:val="001E1A0C"/>
    <w:rsid w:val="001E4B22"/>
    <w:rsid w:val="001E7D60"/>
    <w:rsid w:val="001F13FC"/>
    <w:rsid w:val="001F2E80"/>
    <w:rsid w:val="001F4C59"/>
    <w:rsid w:val="001F4E0B"/>
    <w:rsid w:val="001F7924"/>
    <w:rsid w:val="00202D7F"/>
    <w:rsid w:val="002054AE"/>
    <w:rsid w:val="00207AE7"/>
    <w:rsid w:val="00212FA4"/>
    <w:rsid w:val="0021452D"/>
    <w:rsid w:val="002242D8"/>
    <w:rsid w:val="00225C09"/>
    <w:rsid w:val="00226872"/>
    <w:rsid w:val="00227172"/>
    <w:rsid w:val="00230274"/>
    <w:rsid w:val="00233A63"/>
    <w:rsid w:val="00235043"/>
    <w:rsid w:val="002350D2"/>
    <w:rsid w:val="002460C7"/>
    <w:rsid w:val="0025273F"/>
    <w:rsid w:val="00252AC0"/>
    <w:rsid w:val="002534B7"/>
    <w:rsid w:val="00256784"/>
    <w:rsid w:val="00266643"/>
    <w:rsid w:val="002668E7"/>
    <w:rsid w:val="002669EC"/>
    <w:rsid w:val="002674D4"/>
    <w:rsid w:val="002711AF"/>
    <w:rsid w:val="00272B2E"/>
    <w:rsid w:val="0027536B"/>
    <w:rsid w:val="00275471"/>
    <w:rsid w:val="00286F1A"/>
    <w:rsid w:val="00287678"/>
    <w:rsid w:val="00290F52"/>
    <w:rsid w:val="002927E8"/>
    <w:rsid w:val="002952F7"/>
    <w:rsid w:val="002A2582"/>
    <w:rsid w:val="002A3FE4"/>
    <w:rsid w:val="002B03B1"/>
    <w:rsid w:val="002B0E50"/>
    <w:rsid w:val="002B1679"/>
    <w:rsid w:val="002B5028"/>
    <w:rsid w:val="002B72F9"/>
    <w:rsid w:val="002C5FF4"/>
    <w:rsid w:val="002D0C4C"/>
    <w:rsid w:val="002D1008"/>
    <w:rsid w:val="002D29C0"/>
    <w:rsid w:val="002D5CBD"/>
    <w:rsid w:val="002D7909"/>
    <w:rsid w:val="002E3464"/>
    <w:rsid w:val="002E3F89"/>
    <w:rsid w:val="002E76C6"/>
    <w:rsid w:val="002F14BC"/>
    <w:rsid w:val="002F2429"/>
    <w:rsid w:val="002F35CA"/>
    <w:rsid w:val="002F3B3A"/>
    <w:rsid w:val="00300936"/>
    <w:rsid w:val="003009F3"/>
    <w:rsid w:val="00303511"/>
    <w:rsid w:val="00304FAE"/>
    <w:rsid w:val="00305C1F"/>
    <w:rsid w:val="003070FD"/>
    <w:rsid w:val="00310164"/>
    <w:rsid w:val="003107C0"/>
    <w:rsid w:val="00320DA6"/>
    <w:rsid w:val="00325BA7"/>
    <w:rsid w:val="003267DA"/>
    <w:rsid w:val="00330A2E"/>
    <w:rsid w:val="003407E6"/>
    <w:rsid w:val="003434B1"/>
    <w:rsid w:val="00352551"/>
    <w:rsid w:val="00352A1E"/>
    <w:rsid w:val="0035337A"/>
    <w:rsid w:val="003621AC"/>
    <w:rsid w:val="003633EB"/>
    <w:rsid w:val="00364D42"/>
    <w:rsid w:val="00365A4B"/>
    <w:rsid w:val="00366EC2"/>
    <w:rsid w:val="0037203C"/>
    <w:rsid w:val="0037392C"/>
    <w:rsid w:val="00374913"/>
    <w:rsid w:val="003800CB"/>
    <w:rsid w:val="003834DE"/>
    <w:rsid w:val="00383B0E"/>
    <w:rsid w:val="0039018A"/>
    <w:rsid w:val="003A3E09"/>
    <w:rsid w:val="003A4ACA"/>
    <w:rsid w:val="003A712F"/>
    <w:rsid w:val="003C4749"/>
    <w:rsid w:val="003C4AF7"/>
    <w:rsid w:val="003C506D"/>
    <w:rsid w:val="003C5FC8"/>
    <w:rsid w:val="003D700B"/>
    <w:rsid w:val="003D796E"/>
    <w:rsid w:val="003E25C4"/>
    <w:rsid w:val="003E5EA3"/>
    <w:rsid w:val="003F2D3C"/>
    <w:rsid w:val="003F3FC7"/>
    <w:rsid w:val="003F4AB0"/>
    <w:rsid w:val="003F5BD5"/>
    <w:rsid w:val="003F787F"/>
    <w:rsid w:val="0040069A"/>
    <w:rsid w:val="00404422"/>
    <w:rsid w:val="00406A47"/>
    <w:rsid w:val="004107ED"/>
    <w:rsid w:val="004141B1"/>
    <w:rsid w:val="0041456B"/>
    <w:rsid w:val="00420BBD"/>
    <w:rsid w:val="00420C48"/>
    <w:rsid w:val="00425305"/>
    <w:rsid w:val="00430DBF"/>
    <w:rsid w:val="00431BBE"/>
    <w:rsid w:val="00432C0E"/>
    <w:rsid w:val="00436419"/>
    <w:rsid w:val="00437AF6"/>
    <w:rsid w:val="00440760"/>
    <w:rsid w:val="0044111F"/>
    <w:rsid w:val="00441229"/>
    <w:rsid w:val="00444195"/>
    <w:rsid w:val="00444F88"/>
    <w:rsid w:val="00450193"/>
    <w:rsid w:val="00450EDC"/>
    <w:rsid w:val="00452CA0"/>
    <w:rsid w:val="004540A2"/>
    <w:rsid w:val="00455D52"/>
    <w:rsid w:val="00466DD6"/>
    <w:rsid w:val="00471720"/>
    <w:rsid w:val="004727C9"/>
    <w:rsid w:val="00473511"/>
    <w:rsid w:val="004754DD"/>
    <w:rsid w:val="00477DCE"/>
    <w:rsid w:val="00483856"/>
    <w:rsid w:val="00493874"/>
    <w:rsid w:val="004A00D3"/>
    <w:rsid w:val="004A0D1C"/>
    <w:rsid w:val="004A1ACB"/>
    <w:rsid w:val="004A1FC4"/>
    <w:rsid w:val="004A3132"/>
    <w:rsid w:val="004A7C9C"/>
    <w:rsid w:val="004B04CA"/>
    <w:rsid w:val="004B4B45"/>
    <w:rsid w:val="004B5137"/>
    <w:rsid w:val="004B5B97"/>
    <w:rsid w:val="004B5C1F"/>
    <w:rsid w:val="004D14CC"/>
    <w:rsid w:val="004D71CB"/>
    <w:rsid w:val="004E05D1"/>
    <w:rsid w:val="004E180D"/>
    <w:rsid w:val="004E3867"/>
    <w:rsid w:val="004F0AC0"/>
    <w:rsid w:val="004F5677"/>
    <w:rsid w:val="004F79EF"/>
    <w:rsid w:val="00502F04"/>
    <w:rsid w:val="0050370A"/>
    <w:rsid w:val="0050481D"/>
    <w:rsid w:val="00505300"/>
    <w:rsid w:val="0050625D"/>
    <w:rsid w:val="0050644A"/>
    <w:rsid w:val="005073D4"/>
    <w:rsid w:val="00511ABD"/>
    <w:rsid w:val="00511ADC"/>
    <w:rsid w:val="00511B7E"/>
    <w:rsid w:val="00513FCA"/>
    <w:rsid w:val="00515272"/>
    <w:rsid w:val="005156C4"/>
    <w:rsid w:val="0051622F"/>
    <w:rsid w:val="0051682D"/>
    <w:rsid w:val="00520F81"/>
    <w:rsid w:val="00525510"/>
    <w:rsid w:val="0052607A"/>
    <w:rsid w:val="00534077"/>
    <w:rsid w:val="0054159F"/>
    <w:rsid w:val="00541757"/>
    <w:rsid w:val="0054224E"/>
    <w:rsid w:val="0054322A"/>
    <w:rsid w:val="00550617"/>
    <w:rsid w:val="00550946"/>
    <w:rsid w:val="0055410C"/>
    <w:rsid w:val="0055528E"/>
    <w:rsid w:val="0055700B"/>
    <w:rsid w:val="00557F2C"/>
    <w:rsid w:val="00562116"/>
    <w:rsid w:val="00562703"/>
    <w:rsid w:val="00563F37"/>
    <w:rsid w:val="00564D94"/>
    <w:rsid w:val="005653CC"/>
    <w:rsid w:val="00566784"/>
    <w:rsid w:val="0056679B"/>
    <w:rsid w:val="005703D9"/>
    <w:rsid w:val="0057182E"/>
    <w:rsid w:val="00572764"/>
    <w:rsid w:val="00574860"/>
    <w:rsid w:val="0058228E"/>
    <w:rsid w:val="005837E4"/>
    <w:rsid w:val="00590154"/>
    <w:rsid w:val="005903E0"/>
    <w:rsid w:val="00592057"/>
    <w:rsid w:val="00594E29"/>
    <w:rsid w:val="005962AB"/>
    <w:rsid w:val="005C04B0"/>
    <w:rsid w:val="005D1D33"/>
    <w:rsid w:val="005D44EF"/>
    <w:rsid w:val="005D5B7C"/>
    <w:rsid w:val="005D6D24"/>
    <w:rsid w:val="005D77FA"/>
    <w:rsid w:val="005E2416"/>
    <w:rsid w:val="005E2CC9"/>
    <w:rsid w:val="005E2DF9"/>
    <w:rsid w:val="005E3349"/>
    <w:rsid w:val="005E66B9"/>
    <w:rsid w:val="005F0C69"/>
    <w:rsid w:val="005F5D53"/>
    <w:rsid w:val="005F6E2A"/>
    <w:rsid w:val="006030B1"/>
    <w:rsid w:val="00603CD7"/>
    <w:rsid w:val="00603D9F"/>
    <w:rsid w:val="0061033C"/>
    <w:rsid w:val="00614C01"/>
    <w:rsid w:val="006175D3"/>
    <w:rsid w:val="006253F4"/>
    <w:rsid w:val="0062580B"/>
    <w:rsid w:val="006267BB"/>
    <w:rsid w:val="006322F5"/>
    <w:rsid w:val="00632CB9"/>
    <w:rsid w:val="00642125"/>
    <w:rsid w:val="006423FB"/>
    <w:rsid w:val="00642E29"/>
    <w:rsid w:val="00645DB2"/>
    <w:rsid w:val="0064652B"/>
    <w:rsid w:val="00646FDD"/>
    <w:rsid w:val="00647F8B"/>
    <w:rsid w:val="006560F2"/>
    <w:rsid w:val="00661E05"/>
    <w:rsid w:val="00672A8B"/>
    <w:rsid w:val="00672C80"/>
    <w:rsid w:val="00673B9F"/>
    <w:rsid w:val="006763D4"/>
    <w:rsid w:val="00684148"/>
    <w:rsid w:val="006858EF"/>
    <w:rsid w:val="006863BB"/>
    <w:rsid w:val="006938BF"/>
    <w:rsid w:val="006948A9"/>
    <w:rsid w:val="006A3052"/>
    <w:rsid w:val="006A3532"/>
    <w:rsid w:val="006A5D5C"/>
    <w:rsid w:val="006B089E"/>
    <w:rsid w:val="006B584C"/>
    <w:rsid w:val="006B6D8A"/>
    <w:rsid w:val="006B6D9D"/>
    <w:rsid w:val="006C48ED"/>
    <w:rsid w:val="006C58EE"/>
    <w:rsid w:val="006C6934"/>
    <w:rsid w:val="006C71EE"/>
    <w:rsid w:val="006CAB24"/>
    <w:rsid w:val="006D3D8D"/>
    <w:rsid w:val="006E1975"/>
    <w:rsid w:val="006E466A"/>
    <w:rsid w:val="006F0402"/>
    <w:rsid w:val="0070092B"/>
    <w:rsid w:val="00703078"/>
    <w:rsid w:val="00704EB0"/>
    <w:rsid w:val="00705C9C"/>
    <w:rsid w:val="00711F1C"/>
    <w:rsid w:val="00713050"/>
    <w:rsid w:val="00713A11"/>
    <w:rsid w:val="00715EAE"/>
    <w:rsid w:val="00715F56"/>
    <w:rsid w:val="00721E85"/>
    <w:rsid w:val="00730FB2"/>
    <w:rsid w:val="0073759F"/>
    <w:rsid w:val="0074035F"/>
    <w:rsid w:val="00741306"/>
    <w:rsid w:val="00741A03"/>
    <w:rsid w:val="0074642A"/>
    <w:rsid w:val="00754C01"/>
    <w:rsid w:val="0076101C"/>
    <w:rsid w:val="00762D4F"/>
    <w:rsid w:val="00762F30"/>
    <w:rsid w:val="007707D3"/>
    <w:rsid w:val="007713A1"/>
    <w:rsid w:val="007838EB"/>
    <w:rsid w:val="007853CD"/>
    <w:rsid w:val="00787C5D"/>
    <w:rsid w:val="00791A8A"/>
    <w:rsid w:val="00794025"/>
    <w:rsid w:val="00795E8B"/>
    <w:rsid w:val="007A0003"/>
    <w:rsid w:val="007A0DC1"/>
    <w:rsid w:val="007A1D26"/>
    <w:rsid w:val="007A5D00"/>
    <w:rsid w:val="007A6749"/>
    <w:rsid w:val="007A6761"/>
    <w:rsid w:val="007A68F0"/>
    <w:rsid w:val="007A7E83"/>
    <w:rsid w:val="007B1ADC"/>
    <w:rsid w:val="007B54AE"/>
    <w:rsid w:val="007B6A62"/>
    <w:rsid w:val="007B7AFB"/>
    <w:rsid w:val="007C0CC5"/>
    <w:rsid w:val="007D2A26"/>
    <w:rsid w:val="007E0A11"/>
    <w:rsid w:val="007E6021"/>
    <w:rsid w:val="007F0FE8"/>
    <w:rsid w:val="00811158"/>
    <w:rsid w:val="00811DC5"/>
    <w:rsid w:val="00812C2E"/>
    <w:rsid w:val="0081417D"/>
    <w:rsid w:val="00815B9B"/>
    <w:rsid w:val="00815D6D"/>
    <w:rsid w:val="00824E06"/>
    <w:rsid w:val="008254CD"/>
    <w:rsid w:val="0082653C"/>
    <w:rsid w:val="00840C0C"/>
    <w:rsid w:val="00842DBF"/>
    <w:rsid w:val="00843703"/>
    <w:rsid w:val="008441D9"/>
    <w:rsid w:val="0084472A"/>
    <w:rsid w:val="0085306E"/>
    <w:rsid w:val="00853BBF"/>
    <w:rsid w:val="008615EB"/>
    <w:rsid w:val="0086538E"/>
    <w:rsid w:val="00865EFD"/>
    <w:rsid w:val="00866A24"/>
    <w:rsid w:val="00866C45"/>
    <w:rsid w:val="00873922"/>
    <w:rsid w:val="00873FDC"/>
    <w:rsid w:val="008751F1"/>
    <w:rsid w:val="00875BBF"/>
    <w:rsid w:val="0087762B"/>
    <w:rsid w:val="00877722"/>
    <w:rsid w:val="00882489"/>
    <w:rsid w:val="00884E56"/>
    <w:rsid w:val="00895BF5"/>
    <w:rsid w:val="00895C38"/>
    <w:rsid w:val="008A6CF2"/>
    <w:rsid w:val="008B0A65"/>
    <w:rsid w:val="008B1FAF"/>
    <w:rsid w:val="008B4A91"/>
    <w:rsid w:val="008B711D"/>
    <w:rsid w:val="008C0CD7"/>
    <w:rsid w:val="008C381A"/>
    <w:rsid w:val="008C6B6A"/>
    <w:rsid w:val="008D0521"/>
    <w:rsid w:val="008D3BA7"/>
    <w:rsid w:val="008D6A09"/>
    <w:rsid w:val="008E0046"/>
    <w:rsid w:val="008E7455"/>
    <w:rsid w:val="0090204A"/>
    <w:rsid w:val="00905E94"/>
    <w:rsid w:val="0091094F"/>
    <w:rsid w:val="00910E47"/>
    <w:rsid w:val="00911D04"/>
    <w:rsid w:val="00912823"/>
    <w:rsid w:val="00913556"/>
    <w:rsid w:val="0091582E"/>
    <w:rsid w:val="00915CD4"/>
    <w:rsid w:val="00916DF8"/>
    <w:rsid w:val="00922C2B"/>
    <w:rsid w:val="0092326B"/>
    <w:rsid w:val="009257BF"/>
    <w:rsid w:val="009258CE"/>
    <w:rsid w:val="00926C41"/>
    <w:rsid w:val="009279C4"/>
    <w:rsid w:val="009319B8"/>
    <w:rsid w:val="009324B8"/>
    <w:rsid w:val="00933544"/>
    <w:rsid w:val="00935934"/>
    <w:rsid w:val="00936838"/>
    <w:rsid w:val="00940F04"/>
    <w:rsid w:val="00941DEA"/>
    <w:rsid w:val="00942D00"/>
    <w:rsid w:val="00943A6C"/>
    <w:rsid w:val="009440E1"/>
    <w:rsid w:val="0094523A"/>
    <w:rsid w:val="00946FFC"/>
    <w:rsid w:val="00951DA5"/>
    <w:rsid w:val="00953BBA"/>
    <w:rsid w:val="00956FE1"/>
    <w:rsid w:val="00960261"/>
    <w:rsid w:val="00964D05"/>
    <w:rsid w:val="00965FBD"/>
    <w:rsid w:val="00977415"/>
    <w:rsid w:val="00980FB6"/>
    <w:rsid w:val="009827F4"/>
    <w:rsid w:val="009830D5"/>
    <w:rsid w:val="00983832"/>
    <w:rsid w:val="00986C6E"/>
    <w:rsid w:val="00987952"/>
    <w:rsid w:val="009938DA"/>
    <w:rsid w:val="00994C99"/>
    <w:rsid w:val="009965D2"/>
    <w:rsid w:val="00996C40"/>
    <w:rsid w:val="0099710F"/>
    <w:rsid w:val="009971DF"/>
    <w:rsid w:val="009A5326"/>
    <w:rsid w:val="009B0920"/>
    <w:rsid w:val="009B0D90"/>
    <w:rsid w:val="009B125F"/>
    <w:rsid w:val="009B180D"/>
    <w:rsid w:val="009B310F"/>
    <w:rsid w:val="009B31F3"/>
    <w:rsid w:val="009B4875"/>
    <w:rsid w:val="009B4E9B"/>
    <w:rsid w:val="009B591D"/>
    <w:rsid w:val="009B7067"/>
    <w:rsid w:val="009B7BB4"/>
    <w:rsid w:val="009C134B"/>
    <w:rsid w:val="009C2663"/>
    <w:rsid w:val="009C2CA3"/>
    <w:rsid w:val="009C5E05"/>
    <w:rsid w:val="009C7D6A"/>
    <w:rsid w:val="009D1AD1"/>
    <w:rsid w:val="009D32FB"/>
    <w:rsid w:val="009D5F6E"/>
    <w:rsid w:val="009E2215"/>
    <w:rsid w:val="009E32F7"/>
    <w:rsid w:val="009E4CFD"/>
    <w:rsid w:val="009F2C96"/>
    <w:rsid w:val="009F432A"/>
    <w:rsid w:val="009F5349"/>
    <w:rsid w:val="00A06F23"/>
    <w:rsid w:val="00A11ADB"/>
    <w:rsid w:val="00A136F4"/>
    <w:rsid w:val="00A14857"/>
    <w:rsid w:val="00A16ED1"/>
    <w:rsid w:val="00A2463A"/>
    <w:rsid w:val="00A30518"/>
    <w:rsid w:val="00A310E9"/>
    <w:rsid w:val="00A31F41"/>
    <w:rsid w:val="00A3312D"/>
    <w:rsid w:val="00A3559D"/>
    <w:rsid w:val="00A35C31"/>
    <w:rsid w:val="00A36CFB"/>
    <w:rsid w:val="00A37FAC"/>
    <w:rsid w:val="00A47E00"/>
    <w:rsid w:val="00A50EE1"/>
    <w:rsid w:val="00A5250C"/>
    <w:rsid w:val="00A57759"/>
    <w:rsid w:val="00A628F7"/>
    <w:rsid w:val="00A65C70"/>
    <w:rsid w:val="00A71406"/>
    <w:rsid w:val="00A71E61"/>
    <w:rsid w:val="00A75475"/>
    <w:rsid w:val="00A774D8"/>
    <w:rsid w:val="00A7788C"/>
    <w:rsid w:val="00A83C08"/>
    <w:rsid w:val="00A845C8"/>
    <w:rsid w:val="00A96E70"/>
    <w:rsid w:val="00A97045"/>
    <w:rsid w:val="00A975E8"/>
    <w:rsid w:val="00AA4BA3"/>
    <w:rsid w:val="00AB2E2D"/>
    <w:rsid w:val="00AB4598"/>
    <w:rsid w:val="00AB5D8F"/>
    <w:rsid w:val="00AC0763"/>
    <w:rsid w:val="00AC493F"/>
    <w:rsid w:val="00AC77B2"/>
    <w:rsid w:val="00AD0616"/>
    <w:rsid w:val="00AD593A"/>
    <w:rsid w:val="00AD66D2"/>
    <w:rsid w:val="00AD71B0"/>
    <w:rsid w:val="00AE14E2"/>
    <w:rsid w:val="00AE29B4"/>
    <w:rsid w:val="00AE3B18"/>
    <w:rsid w:val="00AE4173"/>
    <w:rsid w:val="00AF0C02"/>
    <w:rsid w:val="00AF3648"/>
    <w:rsid w:val="00AF48D1"/>
    <w:rsid w:val="00B03142"/>
    <w:rsid w:val="00B042A1"/>
    <w:rsid w:val="00B05A2D"/>
    <w:rsid w:val="00B161E9"/>
    <w:rsid w:val="00B16912"/>
    <w:rsid w:val="00B16950"/>
    <w:rsid w:val="00B17168"/>
    <w:rsid w:val="00B1793C"/>
    <w:rsid w:val="00B21FCD"/>
    <w:rsid w:val="00B26B17"/>
    <w:rsid w:val="00B27B5E"/>
    <w:rsid w:val="00B303B0"/>
    <w:rsid w:val="00B330D9"/>
    <w:rsid w:val="00B33267"/>
    <w:rsid w:val="00B33F56"/>
    <w:rsid w:val="00B346E5"/>
    <w:rsid w:val="00B42443"/>
    <w:rsid w:val="00B4420B"/>
    <w:rsid w:val="00B469BC"/>
    <w:rsid w:val="00B471CD"/>
    <w:rsid w:val="00B51DDF"/>
    <w:rsid w:val="00B54061"/>
    <w:rsid w:val="00B5574A"/>
    <w:rsid w:val="00B60693"/>
    <w:rsid w:val="00B66ACC"/>
    <w:rsid w:val="00B77F04"/>
    <w:rsid w:val="00B82F8D"/>
    <w:rsid w:val="00B900D6"/>
    <w:rsid w:val="00B90B43"/>
    <w:rsid w:val="00B9538C"/>
    <w:rsid w:val="00BA0540"/>
    <w:rsid w:val="00BA0769"/>
    <w:rsid w:val="00BA18C2"/>
    <w:rsid w:val="00BA7FD4"/>
    <w:rsid w:val="00BB3A41"/>
    <w:rsid w:val="00BC5537"/>
    <w:rsid w:val="00BC553B"/>
    <w:rsid w:val="00BD19C2"/>
    <w:rsid w:val="00BD1BB6"/>
    <w:rsid w:val="00BD468D"/>
    <w:rsid w:val="00BD5884"/>
    <w:rsid w:val="00BE131A"/>
    <w:rsid w:val="00BF28C2"/>
    <w:rsid w:val="00BF29F9"/>
    <w:rsid w:val="00C01D6A"/>
    <w:rsid w:val="00C03A34"/>
    <w:rsid w:val="00C0622D"/>
    <w:rsid w:val="00C067C0"/>
    <w:rsid w:val="00C1046D"/>
    <w:rsid w:val="00C10C2C"/>
    <w:rsid w:val="00C21A11"/>
    <w:rsid w:val="00C23AD6"/>
    <w:rsid w:val="00C244DD"/>
    <w:rsid w:val="00C25BC4"/>
    <w:rsid w:val="00C272F5"/>
    <w:rsid w:val="00C31F8F"/>
    <w:rsid w:val="00C36F46"/>
    <w:rsid w:val="00C424AF"/>
    <w:rsid w:val="00C456C7"/>
    <w:rsid w:val="00C523CC"/>
    <w:rsid w:val="00C5241F"/>
    <w:rsid w:val="00C529F9"/>
    <w:rsid w:val="00C55BB0"/>
    <w:rsid w:val="00C56535"/>
    <w:rsid w:val="00C601E0"/>
    <w:rsid w:val="00C6558C"/>
    <w:rsid w:val="00C668A6"/>
    <w:rsid w:val="00C776C2"/>
    <w:rsid w:val="00C8008E"/>
    <w:rsid w:val="00C9176E"/>
    <w:rsid w:val="00C925F6"/>
    <w:rsid w:val="00C93DAE"/>
    <w:rsid w:val="00C94EEE"/>
    <w:rsid w:val="00CA0C90"/>
    <w:rsid w:val="00CA265A"/>
    <w:rsid w:val="00CA62D4"/>
    <w:rsid w:val="00CA6804"/>
    <w:rsid w:val="00CB3763"/>
    <w:rsid w:val="00CB660C"/>
    <w:rsid w:val="00CB7447"/>
    <w:rsid w:val="00CC0D10"/>
    <w:rsid w:val="00CC1D29"/>
    <w:rsid w:val="00CC59DD"/>
    <w:rsid w:val="00CC7E26"/>
    <w:rsid w:val="00CD1DCD"/>
    <w:rsid w:val="00CD7329"/>
    <w:rsid w:val="00CD781A"/>
    <w:rsid w:val="00CD79ED"/>
    <w:rsid w:val="00CE09A7"/>
    <w:rsid w:val="00CE20BB"/>
    <w:rsid w:val="00CE3335"/>
    <w:rsid w:val="00CE768C"/>
    <w:rsid w:val="00CF02A9"/>
    <w:rsid w:val="00CF0D97"/>
    <w:rsid w:val="00CF68A5"/>
    <w:rsid w:val="00CF733A"/>
    <w:rsid w:val="00CF7852"/>
    <w:rsid w:val="00CF7976"/>
    <w:rsid w:val="00D009BD"/>
    <w:rsid w:val="00D014AD"/>
    <w:rsid w:val="00D01E16"/>
    <w:rsid w:val="00D0266A"/>
    <w:rsid w:val="00D026A7"/>
    <w:rsid w:val="00D03F99"/>
    <w:rsid w:val="00D04262"/>
    <w:rsid w:val="00D04632"/>
    <w:rsid w:val="00D0649A"/>
    <w:rsid w:val="00D07B22"/>
    <w:rsid w:val="00D07D0F"/>
    <w:rsid w:val="00D135D7"/>
    <w:rsid w:val="00D1571A"/>
    <w:rsid w:val="00D165F2"/>
    <w:rsid w:val="00D203CE"/>
    <w:rsid w:val="00D205F5"/>
    <w:rsid w:val="00D22B01"/>
    <w:rsid w:val="00D22EA6"/>
    <w:rsid w:val="00D23697"/>
    <w:rsid w:val="00D23D98"/>
    <w:rsid w:val="00D25B93"/>
    <w:rsid w:val="00D260DE"/>
    <w:rsid w:val="00D26F32"/>
    <w:rsid w:val="00D30C81"/>
    <w:rsid w:val="00D3476E"/>
    <w:rsid w:val="00D35399"/>
    <w:rsid w:val="00D36727"/>
    <w:rsid w:val="00D400F0"/>
    <w:rsid w:val="00D418A1"/>
    <w:rsid w:val="00D41E4D"/>
    <w:rsid w:val="00D442C2"/>
    <w:rsid w:val="00D44553"/>
    <w:rsid w:val="00D44B7A"/>
    <w:rsid w:val="00D500A5"/>
    <w:rsid w:val="00D5494C"/>
    <w:rsid w:val="00D554F7"/>
    <w:rsid w:val="00D56627"/>
    <w:rsid w:val="00D57CE6"/>
    <w:rsid w:val="00D61AEE"/>
    <w:rsid w:val="00D63D75"/>
    <w:rsid w:val="00D64699"/>
    <w:rsid w:val="00D6543F"/>
    <w:rsid w:val="00D67700"/>
    <w:rsid w:val="00D71270"/>
    <w:rsid w:val="00D71890"/>
    <w:rsid w:val="00D75D72"/>
    <w:rsid w:val="00D80BA5"/>
    <w:rsid w:val="00D8471E"/>
    <w:rsid w:val="00D8542F"/>
    <w:rsid w:val="00D85FE3"/>
    <w:rsid w:val="00D86359"/>
    <w:rsid w:val="00D9008C"/>
    <w:rsid w:val="00D956CA"/>
    <w:rsid w:val="00DA1F0D"/>
    <w:rsid w:val="00DA4E5A"/>
    <w:rsid w:val="00DA5100"/>
    <w:rsid w:val="00DA7442"/>
    <w:rsid w:val="00DB5F26"/>
    <w:rsid w:val="00DC18B2"/>
    <w:rsid w:val="00DC1BB0"/>
    <w:rsid w:val="00DC5263"/>
    <w:rsid w:val="00DC707B"/>
    <w:rsid w:val="00DD3169"/>
    <w:rsid w:val="00DD444E"/>
    <w:rsid w:val="00DD4DEB"/>
    <w:rsid w:val="00DD5041"/>
    <w:rsid w:val="00DD5EEC"/>
    <w:rsid w:val="00DD7E4C"/>
    <w:rsid w:val="00DE2855"/>
    <w:rsid w:val="00DE3048"/>
    <w:rsid w:val="00DE7778"/>
    <w:rsid w:val="00DE79BD"/>
    <w:rsid w:val="00DF3010"/>
    <w:rsid w:val="00DF5147"/>
    <w:rsid w:val="00DF679B"/>
    <w:rsid w:val="00E026EB"/>
    <w:rsid w:val="00E0440A"/>
    <w:rsid w:val="00E056B5"/>
    <w:rsid w:val="00E05D0D"/>
    <w:rsid w:val="00E06E28"/>
    <w:rsid w:val="00E079EB"/>
    <w:rsid w:val="00E14C14"/>
    <w:rsid w:val="00E167DC"/>
    <w:rsid w:val="00E2541B"/>
    <w:rsid w:val="00E26476"/>
    <w:rsid w:val="00E2787B"/>
    <w:rsid w:val="00E27F47"/>
    <w:rsid w:val="00E32304"/>
    <w:rsid w:val="00E32340"/>
    <w:rsid w:val="00E426BA"/>
    <w:rsid w:val="00E42BB5"/>
    <w:rsid w:val="00E434F2"/>
    <w:rsid w:val="00E46B98"/>
    <w:rsid w:val="00E47AAF"/>
    <w:rsid w:val="00E50C50"/>
    <w:rsid w:val="00E51BE1"/>
    <w:rsid w:val="00E53FFB"/>
    <w:rsid w:val="00E55F35"/>
    <w:rsid w:val="00E657E1"/>
    <w:rsid w:val="00E70A0D"/>
    <w:rsid w:val="00E715F9"/>
    <w:rsid w:val="00E71EFC"/>
    <w:rsid w:val="00E760FD"/>
    <w:rsid w:val="00E777F1"/>
    <w:rsid w:val="00E80084"/>
    <w:rsid w:val="00E84E95"/>
    <w:rsid w:val="00E87A76"/>
    <w:rsid w:val="00E959D1"/>
    <w:rsid w:val="00E95D0E"/>
    <w:rsid w:val="00E96163"/>
    <w:rsid w:val="00E96C7B"/>
    <w:rsid w:val="00EA07BE"/>
    <w:rsid w:val="00EA674A"/>
    <w:rsid w:val="00EA7211"/>
    <w:rsid w:val="00EA7A0C"/>
    <w:rsid w:val="00EB75DC"/>
    <w:rsid w:val="00EC2F48"/>
    <w:rsid w:val="00EC5E23"/>
    <w:rsid w:val="00ED4F69"/>
    <w:rsid w:val="00EE0EF9"/>
    <w:rsid w:val="00EE3A5E"/>
    <w:rsid w:val="00EE4088"/>
    <w:rsid w:val="00EE79AB"/>
    <w:rsid w:val="00EF0444"/>
    <w:rsid w:val="00EF418A"/>
    <w:rsid w:val="00F02E7F"/>
    <w:rsid w:val="00F03838"/>
    <w:rsid w:val="00F05D09"/>
    <w:rsid w:val="00F07725"/>
    <w:rsid w:val="00F10D16"/>
    <w:rsid w:val="00F14D87"/>
    <w:rsid w:val="00F1732F"/>
    <w:rsid w:val="00F2025B"/>
    <w:rsid w:val="00F21A69"/>
    <w:rsid w:val="00F256D2"/>
    <w:rsid w:val="00F31A45"/>
    <w:rsid w:val="00F339CF"/>
    <w:rsid w:val="00F33E3C"/>
    <w:rsid w:val="00F40BF4"/>
    <w:rsid w:val="00F42650"/>
    <w:rsid w:val="00F433D9"/>
    <w:rsid w:val="00F4747E"/>
    <w:rsid w:val="00F51084"/>
    <w:rsid w:val="00F55B27"/>
    <w:rsid w:val="00F60206"/>
    <w:rsid w:val="00F619BF"/>
    <w:rsid w:val="00F6207A"/>
    <w:rsid w:val="00F62FEB"/>
    <w:rsid w:val="00F677A5"/>
    <w:rsid w:val="00F714A4"/>
    <w:rsid w:val="00F726D2"/>
    <w:rsid w:val="00F75528"/>
    <w:rsid w:val="00F761A3"/>
    <w:rsid w:val="00F76F4B"/>
    <w:rsid w:val="00F80131"/>
    <w:rsid w:val="00F91059"/>
    <w:rsid w:val="00F931B2"/>
    <w:rsid w:val="00F9677A"/>
    <w:rsid w:val="00FA02BE"/>
    <w:rsid w:val="00FB4B16"/>
    <w:rsid w:val="00FB513E"/>
    <w:rsid w:val="00FB55DD"/>
    <w:rsid w:val="00FB5AD1"/>
    <w:rsid w:val="00FB64C3"/>
    <w:rsid w:val="00FB67AD"/>
    <w:rsid w:val="00FB7AD9"/>
    <w:rsid w:val="00FB7EA4"/>
    <w:rsid w:val="00FC49CA"/>
    <w:rsid w:val="00FC7A6D"/>
    <w:rsid w:val="00FD21DE"/>
    <w:rsid w:val="00FE308C"/>
    <w:rsid w:val="00FE4F59"/>
    <w:rsid w:val="00FF14DE"/>
    <w:rsid w:val="017A7B4A"/>
    <w:rsid w:val="01A559EF"/>
    <w:rsid w:val="01ABD9CA"/>
    <w:rsid w:val="047E188E"/>
    <w:rsid w:val="049E63DA"/>
    <w:rsid w:val="04BFD5D0"/>
    <w:rsid w:val="0509C163"/>
    <w:rsid w:val="053B5CB2"/>
    <w:rsid w:val="0587B461"/>
    <w:rsid w:val="05ED43B0"/>
    <w:rsid w:val="0606D3EA"/>
    <w:rsid w:val="0677C583"/>
    <w:rsid w:val="06D001E7"/>
    <w:rsid w:val="06E35E91"/>
    <w:rsid w:val="07BCE435"/>
    <w:rsid w:val="07FF433B"/>
    <w:rsid w:val="0844C573"/>
    <w:rsid w:val="0918C087"/>
    <w:rsid w:val="09D03F16"/>
    <w:rsid w:val="09DA4849"/>
    <w:rsid w:val="09F9129C"/>
    <w:rsid w:val="0A3AECFC"/>
    <w:rsid w:val="0A5243E1"/>
    <w:rsid w:val="0C2D5B32"/>
    <w:rsid w:val="0C779187"/>
    <w:rsid w:val="0C881090"/>
    <w:rsid w:val="0CB25285"/>
    <w:rsid w:val="0D06D0FA"/>
    <w:rsid w:val="0E3E90B3"/>
    <w:rsid w:val="0FFE7B53"/>
    <w:rsid w:val="106D1032"/>
    <w:rsid w:val="10AC92F0"/>
    <w:rsid w:val="11C36170"/>
    <w:rsid w:val="122DBC0C"/>
    <w:rsid w:val="12B1D3E5"/>
    <w:rsid w:val="12B54537"/>
    <w:rsid w:val="12D484BF"/>
    <w:rsid w:val="131758B5"/>
    <w:rsid w:val="140837A1"/>
    <w:rsid w:val="16057CA0"/>
    <w:rsid w:val="16100403"/>
    <w:rsid w:val="1689A9E7"/>
    <w:rsid w:val="1694681C"/>
    <w:rsid w:val="17DA5089"/>
    <w:rsid w:val="19624D2B"/>
    <w:rsid w:val="19A73275"/>
    <w:rsid w:val="19AC2E32"/>
    <w:rsid w:val="1A121CA7"/>
    <w:rsid w:val="1A94A7F8"/>
    <w:rsid w:val="1AF4B7CD"/>
    <w:rsid w:val="1B1DD0A5"/>
    <w:rsid w:val="1BE74232"/>
    <w:rsid w:val="1CBBB5CB"/>
    <w:rsid w:val="1D6B58D3"/>
    <w:rsid w:val="1DF51EC5"/>
    <w:rsid w:val="1EC473D8"/>
    <w:rsid w:val="1F610F9D"/>
    <w:rsid w:val="1F88CF00"/>
    <w:rsid w:val="202C54D0"/>
    <w:rsid w:val="217D1091"/>
    <w:rsid w:val="21DD6BF5"/>
    <w:rsid w:val="223FDBEE"/>
    <w:rsid w:val="226D5D2E"/>
    <w:rsid w:val="229C77B8"/>
    <w:rsid w:val="236952BF"/>
    <w:rsid w:val="2514A3DF"/>
    <w:rsid w:val="25C865E3"/>
    <w:rsid w:val="25DFF07D"/>
    <w:rsid w:val="26D0AD89"/>
    <w:rsid w:val="27C16ECF"/>
    <w:rsid w:val="28577CC2"/>
    <w:rsid w:val="28689D55"/>
    <w:rsid w:val="2874BDBD"/>
    <w:rsid w:val="28E7A749"/>
    <w:rsid w:val="2996F339"/>
    <w:rsid w:val="2A5E16F2"/>
    <w:rsid w:val="2B6BB68B"/>
    <w:rsid w:val="2B999A60"/>
    <w:rsid w:val="2C9F375C"/>
    <w:rsid w:val="2DBBDE4E"/>
    <w:rsid w:val="2E459F66"/>
    <w:rsid w:val="2E4964E1"/>
    <w:rsid w:val="2F106DD5"/>
    <w:rsid w:val="2F66A732"/>
    <w:rsid w:val="2FA82BF8"/>
    <w:rsid w:val="2FFF2232"/>
    <w:rsid w:val="306E4817"/>
    <w:rsid w:val="30AD55C7"/>
    <w:rsid w:val="30EBB37F"/>
    <w:rsid w:val="310D4E10"/>
    <w:rsid w:val="3110D40F"/>
    <w:rsid w:val="31BEA274"/>
    <w:rsid w:val="32E1FEF7"/>
    <w:rsid w:val="332A521C"/>
    <w:rsid w:val="3341109E"/>
    <w:rsid w:val="3354A37B"/>
    <w:rsid w:val="344BA9EA"/>
    <w:rsid w:val="34D9C3CF"/>
    <w:rsid w:val="34E6366E"/>
    <w:rsid w:val="362B63F0"/>
    <w:rsid w:val="36B59E99"/>
    <w:rsid w:val="37E92C32"/>
    <w:rsid w:val="38969084"/>
    <w:rsid w:val="38AD46B5"/>
    <w:rsid w:val="390E1C57"/>
    <w:rsid w:val="39909856"/>
    <w:rsid w:val="39C5D9A6"/>
    <w:rsid w:val="3AFA859E"/>
    <w:rsid w:val="3B11D940"/>
    <w:rsid w:val="3BAA7A23"/>
    <w:rsid w:val="3C86F812"/>
    <w:rsid w:val="3C8EC209"/>
    <w:rsid w:val="3D354BF9"/>
    <w:rsid w:val="3D4F319F"/>
    <w:rsid w:val="3DFB0C90"/>
    <w:rsid w:val="3FF09CFB"/>
    <w:rsid w:val="40514CEE"/>
    <w:rsid w:val="4054F975"/>
    <w:rsid w:val="406B1C3C"/>
    <w:rsid w:val="411CF9C7"/>
    <w:rsid w:val="41219180"/>
    <w:rsid w:val="414E4B99"/>
    <w:rsid w:val="41E239A0"/>
    <w:rsid w:val="425D998D"/>
    <w:rsid w:val="42F59E95"/>
    <w:rsid w:val="432F5A5F"/>
    <w:rsid w:val="438C23B7"/>
    <w:rsid w:val="44A964FF"/>
    <w:rsid w:val="4513FE73"/>
    <w:rsid w:val="451F42C4"/>
    <w:rsid w:val="455EE402"/>
    <w:rsid w:val="46AABD57"/>
    <w:rsid w:val="46C6F77A"/>
    <w:rsid w:val="46FE6DA1"/>
    <w:rsid w:val="4730D590"/>
    <w:rsid w:val="47827107"/>
    <w:rsid w:val="47A7D42B"/>
    <w:rsid w:val="47E43E98"/>
    <w:rsid w:val="47F88198"/>
    <w:rsid w:val="49451633"/>
    <w:rsid w:val="49A734D5"/>
    <w:rsid w:val="4A226E0C"/>
    <w:rsid w:val="4A3DBC85"/>
    <w:rsid w:val="4BC95537"/>
    <w:rsid w:val="4D19FB70"/>
    <w:rsid w:val="4D5541E4"/>
    <w:rsid w:val="4E218E40"/>
    <w:rsid w:val="4EA30AFD"/>
    <w:rsid w:val="4F300E06"/>
    <w:rsid w:val="4FC8E833"/>
    <w:rsid w:val="4FE29111"/>
    <w:rsid w:val="50AFCFF7"/>
    <w:rsid w:val="517D7561"/>
    <w:rsid w:val="51DD7CEE"/>
    <w:rsid w:val="52488392"/>
    <w:rsid w:val="5365CC3C"/>
    <w:rsid w:val="5382013F"/>
    <w:rsid w:val="54A459A2"/>
    <w:rsid w:val="573EBAE9"/>
    <w:rsid w:val="5776F8A9"/>
    <w:rsid w:val="57B4D889"/>
    <w:rsid w:val="57F993D6"/>
    <w:rsid w:val="582631C4"/>
    <w:rsid w:val="59B592FE"/>
    <w:rsid w:val="59F0E728"/>
    <w:rsid w:val="5A6EE11D"/>
    <w:rsid w:val="5AA1C5A0"/>
    <w:rsid w:val="5AD92F37"/>
    <w:rsid w:val="5BA15D40"/>
    <w:rsid w:val="5C74F9FD"/>
    <w:rsid w:val="5D7CD8CA"/>
    <w:rsid w:val="5D995A9F"/>
    <w:rsid w:val="5E698338"/>
    <w:rsid w:val="5F7CAC8A"/>
    <w:rsid w:val="601C4E69"/>
    <w:rsid w:val="60558792"/>
    <w:rsid w:val="60919108"/>
    <w:rsid w:val="60EBE136"/>
    <w:rsid w:val="61D70DD6"/>
    <w:rsid w:val="61F3A7EA"/>
    <w:rsid w:val="621332BF"/>
    <w:rsid w:val="625B44A8"/>
    <w:rsid w:val="6273591A"/>
    <w:rsid w:val="6526F472"/>
    <w:rsid w:val="664E359E"/>
    <w:rsid w:val="67808375"/>
    <w:rsid w:val="67D623BA"/>
    <w:rsid w:val="67E97897"/>
    <w:rsid w:val="69124CD0"/>
    <w:rsid w:val="6ACC8FBE"/>
    <w:rsid w:val="6AE7D6CA"/>
    <w:rsid w:val="6B0B77FF"/>
    <w:rsid w:val="6B2EA9C5"/>
    <w:rsid w:val="6B52750A"/>
    <w:rsid w:val="6B9C14CE"/>
    <w:rsid w:val="6C9B9B0C"/>
    <w:rsid w:val="6DB574C8"/>
    <w:rsid w:val="6DB9FF42"/>
    <w:rsid w:val="6DBAC3E6"/>
    <w:rsid w:val="6DDF3B97"/>
    <w:rsid w:val="7058AACC"/>
    <w:rsid w:val="70911E8F"/>
    <w:rsid w:val="70A91781"/>
    <w:rsid w:val="71353F65"/>
    <w:rsid w:val="71B348D6"/>
    <w:rsid w:val="7232B361"/>
    <w:rsid w:val="72AEF032"/>
    <w:rsid w:val="7315F9F6"/>
    <w:rsid w:val="739F0A59"/>
    <w:rsid w:val="7474B829"/>
    <w:rsid w:val="75262149"/>
    <w:rsid w:val="7558EDAF"/>
    <w:rsid w:val="75C43050"/>
    <w:rsid w:val="75C59411"/>
    <w:rsid w:val="762DFAE4"/>
    <w:rsid w:val="773165B7"/>
    <w:rsid w:val="78CDA90A"/>
    <w:rsid w:val="78D7897E"/>
    <w:rsid w:val="78EA34CA"/>
    <w:rsid w:val="79A32FA0"/>
    <w:rsid w:val="79B167A0"/>
    <w:rsid w:val="79F1DF7B"/>
    <w:rsid w:val="7A0E3F11"/>
    <w:rsid w:val="7A3182B5"/>
    <w:rsid w:val="7A39FED9"/>
    <w:rsid w:val="7B2EC455"/>
    <w:rsid w:val="7BB5FB0E"/>
    <w:rsid w:val="7BD67E86"/>
    <w:rsid w:val="7C42FE21"/>
    <w:rsid w:val="7D3A05C7"/>
    <w:rsid w:val="7DC641F9"/>
    <w:rsid w:val="7DF99C94"/>
    <w:rsid w:val="7E1DBE67"/>
    <w:rsid w:val="7E3922D0"/>
    <w:rsid w:val="7EB56AC6"/>
    <w:rsid w:val="7FD857A3"/>
    <w:rsid w:val="7FF8E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6335F"/>
  <w15:chartTrackingRefBased/>
  <w15:docId w15:val="{335949FC-F86C-4D1D-B342-DD4C91D0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03"/>
    <w:pPr>
      <w:spacing w:after="0"/>
      <w:jc w:val="both"/>
    </w:pPr>
    <w:rPr>
      <w:rFonts w:ascii="Source Sans Pro" w:hAnsi="Source Sans Pro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16"/>
    <w:pPr>
      <w:keepNext/>
      <w:keepLines/>
      <w:numPr>
        <w:numId w:val="8"/>
      </w:numPr>
      <w:spacing w:before="120" w:after="120"/>
      <w:outlineLvl w:val="0"/>
    </w:pPr>
    <w:rPr>
      <w:rFonts w:ascii="Arial Rounded MT Bold" w:eastAsiaTheme="majorEastAsia" w:hAnsi="Arial Rounded MT Bold" w:cstheme="majorBidi"/>
      <w:b/>
      <w:color w:val="174373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538E"/>
    <w:pPr>
      <w:numPr>
        <w:ilvl w:val="1"/>
        <w:numId w:val="9"/>
      </w:numPr>
      <w:spacing w:before="120" w:after="120"/>
      <w:outlineLvl w:val="1"/>
    </w:pPr>
    <w:rPr>
      <w:rFonts w:ascii="Arial Rounded MT Bold" w:hAnsi="Arial Rounded MT Bold"/>
      <w:bCs/>
      <w:color w:val="174373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66EC2"/>
    <w:pPr>
      <w:numPr>
        <w:ilvl w:val="2"/>
        <w:numId w:val="8"/>
      </w:numPr>
      <w:spacing w:before="120" w:after="120"/>
      <w:outlineLvl w:val="2"/>
    </w:pPr>
    <w:rPr>
      <w:rFonts w:ascii="Raleway Black" w:hAnsi="Raleway Black"/>
      <w:b/>
      <w:color w:val="174373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66EC2"/>
    <w:pPr>
      <w:keepNext/>
      <w:keepLines/>
      <w:numPr>
        <w:ilvl w:val="3"/>
        <w:numId w:val="9"/>
      </w:numPr>
      <w:spacing w:before="40"/>
      <w:outlineLvl w:val="3"/>
    </w:pPr>
    <w:rPr>
      <w:rFonts w:ascii="Raleway Black" w:eastAsiaTheme="majorEastAsia" w:hAnsi="Raleway Black" w:cstheme="majorBidi"/>
      <w:i/>
      <w:iCs/>
      <w:color w:val="174373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CD79ED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66EC2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C2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C2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C2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16"/>
    <w:rPr>
      <w:rFonts w:ascii="Arial Rounded MT Bold" w:eastAsiaTheme="majorEastAsia" w:hAnsi="Arial Rounded MT Bold" w:cstheme="majorBidi"/>
      <w:b/>
      <w:color w:val="174373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538E"/>
    <w:rPr>
      <w:rFonts w:ascii="Arial Rounded MT Bold" w:hAnsi="Arial Rounded MT Bold"/>
      <w:bCs/>
      <w:color w:val="17437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EC2"/>
    <w:rPr>
      <w:rFonts w:ascii="Raleway Black" w:hAnsi="Raleway Black"/>
      <w:b/>
      <w:color w:val="174373"/>
      <w:sz w:val="2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108AB"/>
    <w:pPr>
      <w:numPr>
        <w:ilvl w:val="1"/>
      </w:numPr>
      <w:spacing w:before="120" w:after="240"/>
      <w:jc w:val="center"/>
    </w:pPr>
    <w:rPr>
      <w:rFonts w:eastAsiaTheme="minorEastAsia"/>
      <w:i/>
      <w:color w:val="174373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0108AB"/>
    <w:rPr>
      <w:rFonts w:ascii="Source Sans Pro" w:eastAsiaTheme="minorEastAsia" w:hAnsi="Source Sans Pro"/>
      <w:i/>
      <w:color w:val="174373"/>
      <w:spacing w:val="15"/>
      <w:sz w:val="36"/>
    </w:rPr>
  </w:style>
  <w:style w:type="character" w:styleId="SubtleEmphasis">
    <w:name w:val="Subtle Emphasis"/>
    <w:basedOn w:val="DefaultParagraphFont"/>
    <w:uiPriority w:val="19"/>
    <w:rsid w:val="00D956C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rsid w:val="00D956CA"/>
    <w:rPr>
      <w:i/>
      <w:iCs/>
    </w:rPr>
  </w:style>
  <w:style w:type="paragraph" w:styleId="ListParagraph">
    <w:name w:val="List Paragraph"/>
    <w:basedOn w:val="Normal"/>
    <w:uiPriority w:val="34"/>
    <w:rsid w:val="00F761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0D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D97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D64699"/>
    <w:rPr>
      <w:rFonts w:ascii="Raleway Black" w:eastAsiaTheme="majorEastAsia" w:hAnsi="Raleway Black" w:cstheme="majorBidi"/>
      <w:i/>
      <w:iCs/>
      <w:color w:val="174373"/>
      <w:sz w:val="24"/>
    </w:rPr>
  </w:style>
  <w:style w:type="paragraph" w:styleId="ListBullet">
    <w:name w:val="List Bullet"/>
    <w:basedOn w:val="Normal"/>
    <w:autoRedefine/>
    <w:uiPriority w:val="99"/>
    <w:unhideWhenUsed/>
    <w:qFormat/>
    <w:rsid w:val="000108AB"/>
    <w:pPr>
      <w:numPr>
        <w:numId w:val="6"/>
      </w:numPr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0108AB"/>
    <w:pPr>
      <w:numPr>
        <w:numId w:val="7"/>
      </w:numPr>
      <w:contextualSpacing/>
    </w:pPr>
  </w:style>
  <w:style w:type="paragraph" w:customStyle="1" w:styleId="TITOLOCOVEROFFERTA">
    <w:name w:val="TITOLO COVER OFFERTA"/>
    <w:basedOn w:val="Normal"/>
    <w:autoRedefine/>
    <w:qFormat/>
    <w:rsid w:val="000108AB"/>
    <w:pPr>
      <w:suppressAutoHyphens/>
      <w:autoSpaceDN w:val="0"/>
      <w:spacing w:before="480" w:after="240" w:line="360" w:lineRule="auto"/>
      <w:jc w:val="center"/>
      <w:textAlignment w:val="baseline"/>
    </w:pPr>
    <w:rPr>
      <w:rFonts w:ascii="Raleway Black" w:eastAsia="Times New Roman" w:hAnsi="Raleway Black" w:cs="Cambria"/>
      <w:b/>
      <w:bCs/>
      <w:color w:val="174373"/>
      <w:sz w:val="48"/>
      <w:szCs w:val="48"/>
      <w:shd w:val="clear" w:color="auto" w:fill="FDFDFD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50370A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70A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50370A"/>
  </w:style>
  <w:style w:type="paragraph" w:styleId="Header">
    <w:name w:val="header"/>
    <w:basedOn w:val="Normal"/>
    <w:link w:val="HeaderChar"/>
    <w:unhideWhenUsed/>
    <w:rsid w:val="0050370A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70A"/>
    <w:rPr>
      <w:rFonts w:ascii="Times New Roman" w:hAnsi="Times New Roman"/>
      <w:sz w:val="24"/>
    </w:rPr>
  </w:style>
  <w:style w:type="paragraph" w:customStyle="1" w:styleId="Corpo">
    <w:name w:val="Corpo"/>
    <w:basedOn w:val="Normal"/>
    <w:rsid w:val="0081417D"/>
    <w:pPr>
      <w:suppressAutoHyphens/>
      <w:autoSpaceDN w:val="0"/>
      <w:spacing w:before="120" w:after="120" w:line="240" w:lineRule="auto"/>
      <w:textAlignment w:val="baseline"/>
    </w:pPr>
    <w:rPr>
      <w:rFonts w:eastAsia="Times New Roman" w:cs="Times New Roman"/>
      <w:sz w:val="20"/>
      <w:szCs w:val="20"/>
      <w:lang w:eastAsia="it-IT"/>
    </w:rPr>
  </w:style>
  <w:style w:type="paragraph" w:customStyle="1" w:styleId="PrimaPaginaProgetto">
    <w:name w:val="PrimaPaginaProgetto"/>
    <w:basedOn w:val="Normal"/>
    <w:rsid w:val="009319B8"/>
    <w:pPr>
      <w:suppressAutoHyphens/>
      <w:autoSpaceDN w:val="0"/>
      <w:spacing w:before="120" w:line="240" w:lineRule="auto"/>
      <w:textAlignment w:val="baseline"/>
    </w:pPr>
    <w:rPr>
      <w:rFonts w:ascii="Verdana" w:eastAsia="Times New Roman" w:hAnsi="Verdana" w:cs="Times New Roman"/>
      <w:b/>
      <w:color w:val="FF0000"/>
      <w:sz w:val="20"/>
      <w:szCs w:val="20"/>
      <w:lang w:eastAsia="it-IT"/>
    </w:rPr>
  </w:style>
  <w:style w:type="paragraph" w:customStyle="1" w:styleId="Tabellaprimapagina">
    <w:name w:val="Tabella prima pagina"/>
    <w:basedOn w:val="Normal"/>
    <w:rsid w:val="009319B8"/>
    <w:pPr>
      <w:suppressAutoHyphens/>
      <w:autoSpaceDN w:val="0"/>
      <w:spacing w:line="240" w:lineRule="auto"/>
      <w:textAlignment w:val="baseline"/>
    </w:pPr>
    <w:rPr>
      <w:rFonts w:eastAsia="Times New Roman" w:cs="Times New Roman"/>
      <w:color w:val="000080"/>
      <w:kern w:val="3"/>
      <w:sz w:val="22"/>
      <w:szCs w:val="20"/>
      <w:lang w:eastAsia="it-IT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8228E"/>
    <w:pPr>
      <w:numPr>
        <w:numId w:val="0"/>
      </w:numPr>
      <w:spacing w:before="0" w:after="0" w:line="276" w:lineRule="auto"/>
      <w:jc w:val="center"/>
      <w:outlineLvl w:val="9"/>
    </w:pPr>
    <w:rPr>
      <w:bCs/>
      <w:sz w:val="28"/>
      <w:szCs w:val="28"/>
      <w:lang w:eastAsia="it-I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43703"/>
    <w:pPr>
      <w:spacing w:before="240" w:after="120"/>
      <w:jc w:val="center"/>
    </w:pPr>
    <w:rPr>
      <w:bCs/>
      <w:sz w:val="32"/>
      <w:szCs w:val="20"/>
      <w:shd w:val="clear" w:color="auto" w:fill="FDFDFD"/>
    </w:rPr>
  </w:style>
  <w:style w:type="paragraph" w:styleId="TOC2">
    <w:name w:val="toc 2"/>
    <w:basedOn w:val="Normal"/>
    <w:next w:val="Normal"/>
    <w:autoRedefine/>
    <w:uiPriority w:val="39"/>
    <w:unhideWhenUsed/>
    <w:rsid w:val="00D44B7A"/>
    <w:pPr>
      <w:spacing w:before="120"/>
      <w:ind w:left="240"/>
    </w:pPr>
    <w:rPr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44B7A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19B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9710F"/>
    <w:pPr>
      <w:tabs>
        <w:tab w:val="right" w:leader="dot" w:pos="9628"/>
      </w:tabs>
      <w:ind w:left="720"/>
    </w:pPr>
    <w:rPr>
      <w:rFonts w:cs="Arial"/>
      <w:noProof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319B8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319B8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319B8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319B8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319B8"/>
    <w:pPr>
      <w:ind w:left="1920"/>
    </w:pPr>
    <w:rPr>
      <w:rFonts w:asciiTheme="minorHAnsi" w:hAnsiTheme="minorHAnsi"/>
      <w:sz w:val="20"/>
      <w:szCs w:val="20"/>
    </w:rPr>
  </w:style>
  <w:style w:type="paragraph" w:styleId="Title">
    <w:name w:val="Title"/>
    <w:basedOn w:val="Normal"/>
    <w:next w:val="Normal"/>
    <w:link w:val="TitleChar"/>
    <w:uiPriority w:val="1"/>
    <w:qFormat/>
    <w:rsid w:val="009319B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3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CD79ED"/>
    <w:rPr>
      <w:rFonts w:ascii="Raleway Black" w:eastAsiaTheme="majorEastAsia" w:hAnsi="Raleway Black" w:cstheme="majorBidi"/>
      <w:i/>
      <w:iCs/>
      <w:color w:val="174373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3F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3F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877722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NUMERATO">
    <w:name w:val="ELENCO NUMERATO"/>
    <w:basedOn w:val="ListBullet"/>
    <w:link w:val="ELENCONUMERATOCarattere"/>
    <w:autoRedefine/>
    <w:qFormat/>
    <w:rsid w:val="00D01E16"/>
    <w:pPr>
      <w:numPr>
        <w:numId w:val="5"/>
      </w:numPr>
      <w:tabs>
        <w:tab w:val="clear" w:pos="360"/>
      </w:tabs>
      <w:ind w:left="641" w:hanging="357"/>
    </w:pPr>
  </w:style>
  <w:style w:type="character" w:customStyle="1" w:styleId="ELENCONUMERATOCarattere">
    <w:name w:val="ELENCO NUMERATO Carattere"/>
    <w:basedOn w:val="DefaultParagraphFont"/>
    <w:link w:val="ELENCONUMERATO"/>
    <w:rsid w:val="00D01E16"/>
    <w:rPr>
      <w:rFonts w:ascii="Source Sans Pro" w:hAnsi="Source Sans Pro"/>
      <w:sz w:val="24"/>
    </w:rPr>
  </w:style>
  <w:style w:type="paragraph" w:customStyle="1" w:styleId="Puntoelenconumerato">
    <w:name w:val="Punto elenco numerato"/>
    <w:basedOn w:val="ListBullet"/>
    <w:link w:val="PuntoelenconumeratoCarattere"/>
    <w:autoRedefine/>
    <w:qFormat/>
    <w:rsid w:val="006F0402"/>
    <w:pPr>
      <w:numPr>
        <w:numId w:val="0"/>
      </w:numPr>
    </w:pPr>
  </w:style>
  <w:style w:type="character" w:customStyle="1" w:styleId="PuntoelenconumeratoCarattere">
    <w:name w:val="Punto elenco numerato Carattere"/>
    <w:basedOn w:val="DefaultParagraphFont"/>
    <w:link w:val="Puntoelenconumerato"/>
    <w:rsid w:val="006F0402"/>
    <w:rPr>
      <w:rFonts w:ascii="Source Sans Pro" w:hAnsi="Source Sans Pro"/>
      <w:sz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8228E"/>
    <w:pPr>
      <w:spacing w:line="240" w:lineRule="auto"/>
      <w:ind w:left="240" w:hanging="240"/>
    </w:pPr>
  </w:style>
  <w:style w:type="paragraph" w:styleId="IndexHeading">
    <w:name w:val="index heading"/>
    <w:aliases w:val="Titolo Sommario"/>
    <w:basedOn w:val="Normal"/>
    <w:next w:val="Index1"/>
    <w:autoRedefine/>
    <w:uiPriority w:val="99"/>
    <w:semiHidden/>
    <w:unhideWhenUsed/>
    <w:qFormat/>
    <w:rsid w:val="0058228E"/>
    <w:pPr>
      <w:jc w:val="center"/>
    </w:pPr>
    <w:rPr>
      <w:rFonts w:eastAsiaTheme="majorEastAsia" w:cstheme="majorBidi"/>
      <w:b/>
      <w:bCs/>
      <w:sz w:val="32"/>
    </w:rPr>
  </w:style>
  <w:style w:type="paragraph" w:customStyle="1" w:styleId="evidenziato">
    <w:name w:val="evidenziato"/>
    <w:basedOn w:val="Normal"/>
    <w:link w:val="evidenziatoCarattere"/>
    <w:qFormat/>
    <w:rsid w:val="00FB7AD9"/>
    <w:pPr>
      <w:spacing w:after="160"/>
    </w:pPr>
    <w:rPr>
      <w:b/>
      <w:color w:val="002060"/>
      <w:szCs w:val="24"/>
    </w:rPr>
  </w:style>
  <w:style w:type="character" w:customStyle="1" w:styleId="evidenziatoCarattere">
    <w:name w:val="evidenziato Carattere"/>
    <w:basedOn w:val="DefaultParagraphFont"/>
    <w:link w:val="evidenziato"/>
    <w:rsid w:val="00FB7AD9"/>
    <w:rPr>
      <w:rFonts w:ascii="Source Sans Pro" w:hAnsi="Source Sans Pro"/>
      <w:b/>
      <w:color w:val="002060"/>
      <w:sz w:val="24"/>
      <w:szCs w:val="24"/>
    </w:rPr>
  </w:style>
  <w:style w:type="paragraph" w:styleId="NormalWeb">
    <w:name w:val="Normal (Web)"/>
    <w:basedOn w:val="Normal"/>
    <w:uiPriority w:val="99"/>
    <w:unhideWhenUsed/>
    <w:rsid w:val="001E1A0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F677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77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77A5"/>
    <w:rPr>
      <w:rFonts w:ascii="Source Sans Pro" w:hAnsi="Source Sans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7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7A5"/>
    <w:rPr>
      <w:rFonts w:ascii="Source Sans Pro" w:hAnsi="Source Sans Pro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500A5"/>
    <w:pPr>
      <w:spacing w:after="0" w:line="240" w:lineRule="auto"/>
    </w:pPr>
    <w:rPr>
      <w:rFonts w:ascii="Source Sans Pro" w:hAnsi="Source Sans Pro"/>
      <w:sz w:val="24"/>
    </w:rPr>
  </w:style>
  <w:style w:type="paragraph" w:customStyle="1" w:styleId="Default">
    <w:name w:val="Default"/>
    <w:rsid w:val="000736A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E42BB5"/>
    <w:rPr>
      <w:color w:val="2B579A"/>
      <w:shd w:val="clear" w:color="auto" w:fill="E1DFDD"/>
    </w:rPr>
  </w:style>
  <w:style w:type="table" w:styleId="GridTable1Light-Accent3">
    <w:name w:val="Grid Table 1 Light Accent 3"/>
    <w:basedOn w:val="TableNormal"/>
    <w:uiPriority w:val="46"/>
    <w:rsid w:val="00E46B9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B03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B67AD"/>
    <w:rPr>
      <w:color w:val="605E5C"/>
      <w:shd w:val="clear" w:color="auto" w:fill="E1DFDD"/>
    </w:rPr>
  </w:style>
  <w:style w:type="paragraph" w:customStyle="1" w:styleId="Stile1">
    <w:name w:val="Stile1"/>
    <w:basedOn w:val="Heading1"/>
    <w:link w:val="Stile1Carattere"/>
    <w:qFormat/>
    <w:rsid w:val="0086538E"/>
  </w:style>
  <w:style w:type="character" w:customStyle="1" w:styleId="Stile1Carattere">
    <w:name w:val="Stile1 Carattere"/>
    <w:basedOn w:val="Heading1Char"/>
    <w:link w:val="Stile1"/>
    <w:rsid w:val="0086538E"/>
    <w:rPr>
      <w:rFonts w:ascii="Arial Rounded MT Bold" w:eastAsiaTheme="majorEastAsia" w:hAnsi="Arial Rounded MT Bold" w:cstheme="majorBidi"/>
      <w:b/>
      <w:color w:val="174373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6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.ronga\Documents\TCS_ENG_Template%20di%20Offerta_06_2023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361D8-7A91-40FD-A6A9-DFA126122EB0}">
  <ds:schemaRefs>
    <ds:schemaRef ds:uri="http://schemas.microsoft.com/office/2006/metadata/properties"/>
    <ds:schemaRef ds:uri="http://schemas.microsoft.com/office/infopath/2007/PartnerControls"/>
    <ds:schemaRef ds:uri="c4fdcfbd-3d0a-4387-a1bc-fea3600f240f"/>
  </ds:schemaRefs>
</ds:datastoreItem>
</file>

<file path=customXml/itemProps2.xml><?xml version="1.0" encoding="utf-8"?>
<ds:datastoreItem xmlns:ds="http://schemas.openxmlformats.org/officeDocument/2006/customXml" ds:itemID="{D46D0E2B-0F22-4C60-B300-F7A06458E7FD}"/>
</file>

<file path=customXml/itemProps3.xml><?xml version="1.0" encoding="utf-8"?>
<ds:datastoreItem xmlns:ds="http://schemas.openxmlformats.org/officeDocument/2006/customXml" ds:itemID="{CC9DEDA1-58BA-4518-A0D7-A402E5DBEB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E63F83-5945-4677-B1D1-C47FB540A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TCS_ENG_Template di Offerta_06_2023.dotx</Template>
  <TotalTime>239</TotalTime>
  <Pages>6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Links>
    <vt:vector size="36" baseType="variant"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_Toc202361786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_Toc202361785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_Toc202361784</vt:lpwstr>
      </vt:variant>
      <vt:variant>
        <vt:i4>1900593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_Toc202361783</vt:lpwstr>
      </vt:variant>
      <vt:variant>
        <vt:i4>1900593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_Toc202361782</vt:lpwstr>
      </vt:variant>
      <vt:variant>
        <vt:i4>1900593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_Toc202361781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Ronga</dc:creator>
  <cp:keywords/>
  <dc:description/>
  <cp:lastModifiedBy>Daniele Di Noto</cp:lastModifiedBy>
  <cp:revision>272</cp:revision>
  <dcterms:created xsi:type="dcterms:W3CDTF">2025-02-03T23:46:00Z</dcterms:created>
  <dcterms:modified xsi:type="dcterms:W3CDTF">2025-09-17T08:43:00Z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0x0101000FA57CFF5DE98A40ACFEE50952031BB2</vt:lpwstr>
  </property>
  <property fmtid="{D5CDD505-2E9C-101B-9397-08002B2CF9AE}" pid="3" name="MediaServiceImageTags">
    <vt:lpwstr/>
  </property>
  <property fmtid="{D5CDD505-2E9C-101B-9397-08002B2CF9AE}" pid="4" name="Order">
    <vt:r8>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